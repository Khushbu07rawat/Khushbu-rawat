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689BE" w14:textId="070226BD" w:rsidR="002147DD" w:rsidRPr="00C57FD8" w:rsidRDefault="00BB2826" w:rsidP="00BB2826">
      <w:pPr>
        <w:tabs>
          <w:tab w:val="left" w:pos="3510"/>
        </w:tabs>
        <w:rPr>
          <w:rFonts w:ascii="Times New Roman" w:hAnsi="Times New Roman" w:cs="Times New Roman"/>
          <w:color w:val="000000" w:themeColor="text1"/>
          <w:sz w:val="40"/>
          <w:szCs w:val="40"/>
          <w:lang w:val="en-US"/>
        </w:rPr>
      </w:pPr>
      <w:r>
        <w:rPr>
          <w:rFonts w:ascii="Times New Roman" w:hAnsi="Times New Roman" w:cs="Times New Roman"/>
          <w:color w:val="2F5496" w:themeColor="accent1" w:themeShade="BF"/>
          <w:sz w:val="40"/>
          <w:szCs w:val="40"/>
          <w:lang w:val="en-US"/>
        </w:rPr>
        <w:t xml:space="preserve">                                   </w:t>
      </w:r>
      <w:r w:rsidR="00A97794">
        <w:rPr>
          <w:rFonts w:ascii="Times New Roman" w:hAnsi="Times New Roman" w:cs="Times New Roman"/>
          <w:color w:val="2F5496" w:themeColor="accent1" w:themeShade="BF"/>
          <w:sz w:val="40"/>
          <w:szCs w:val="40"/>
          <w:lang w:val="en-US"/>
        </w:rPr>
        <w:t xml:space="preserve"> </w:t>
      </w:r>
      <w:r w:rsidR="002147DD" w:rsidRPr="00C57FD8">
        <w:rPr>
          <w:rFonts w:ascii="Times New Roman" w:hAnsi="Times New Roman" w:cs="Times New Roman"/>
          <w:color w:val="000000" w:themeColor="text1"/>
          <w:sz w:val="40"/>
          <w:szCs w:val="40"/>
          <w:lang w:val="en-US"/>
        </w:rPr>
        <w:t xml:space="preserve">PROJECT </w:t>
      </w:r>
      <w:r w:rsidR="00F67CC9" w:rsidRPr="00C57FD8">
        <w:rPr>
          <w:rFonts w:ascii="Times New Roman" w:hAnsi="Times New Roman" w:cs="Times New Roman"/>
          <w:color w:val="000000" w:themeColor="text1"/>
          <w:sz w:val="40"/>
          <w:szCs w:val="40"/>
          <w:lang w:val="en-US"/>
        </w:rPr>
        <w:t>REPORT</w:t>
      </w:r>
    </w:p>
    <w:p w14:paraId="609F2B1E" w14:textId="4C3F7204" w:rsidR="002147DD" w:rsidRPr="00C57FD8" w:rsidRDefault="00A97794" w:rsidP="002147DD">
      <w:pPr>
        <w:jc w:val="center"/>
        <w:rPr>
          <w:rFonts w:ascii="Times New Roman" w:hAnsi="Times New Roman" w:cs="Times New Roman"/>
          <w:color w:val="000000" w:themeColor="text1"/>
          <w:sz w:val="40"/>
          <w:szCs w:val="40"/>
          <w:lang w:val="en-US"/>
        </w:rPr>
      </w:pPr>
      <w:r w:rsidRPr="00C57FD8">
        <w:rPr>
          <w:rFonts w:ascii="Times New Roman" w:hAnsi="Times New Roman" w:cs="Times New Roman"/>
          <w:color w:val="000000" w:themeColor="text1"/>
          <w:sz w:val="40"/>
          <w:szCs w:val="40"/>
          <w:lang w:val="en-US"/>
        </w:rPr>
        <w:t xml:space="preserve"> </w:t>
      </w:r>
      <w:r w:rsidR="002147DD" w:rsidRPr="00C57FD8">
        <w:rPr>
          <w:rFonts w:ascii="Times New Roman" w:hAnsi="Times New Roman" w:cs="Times New Roman"/>
          <w:color w:val="000000" w:themeColor="text1"/>
          <w:sz w:val="40"/>
          <w:szCs w:val="40"/>
          <w:lang w:val="en-US"/>
        </w:rPr>
        <w:t>ON</w:t>
      </w:r>
    </w:p>
    <w:p w14:paraId="554609B8" w14:textId="5A459611" w:rsidR="002147DD" w:rsidRPr="0064165E" w:rsidRDefault="002147DD" w:rsidP="002147DD">
      <w:pPr>
        <w:jc w:val="center"/>
        <w:rPr>
          <w:rFonts w:ascii="Times New Roman" w:hAnsi="Times New Roman" w:cs="Times New Roman"/>
          <w:color w:val="2F5496" w:themeColor="accent1" w:themeShade="BF"/>
          <w:sz w:val="40"/>
          <w:szCs w:val="40"/>
          <w:lang w:val="en-US"/>
        </w:rPr>
      </w:pPr>
      <w:r>
        <w:rPr>
          <w:rFonts w:ascii="Times New Roman" w:hAnsi="Times New Roman" w:cs="Times New Roman"/>
          <w:color w:val="2F5496" w:themeColor="accent1" w:themeShade="BF"/>
          <w:sz w:val="40"/>
          <w:szCs w:val="40"/>
          <w:lang w:val="en-US"/>
        </w:rPr>
        <w:t>DAILY PLANNER SYSTEM</w:t>
      </w:r>
    </w:p>
    <w:p w14:paraId="0DD2D352" w14:textId="77777777" w:rsidR="00C57FD8" w:rsidRPr="00C57FD8" w:rsidRDefault="002147DD" w:rsidP="00C57FD8">
      <w:pPr>
        <w:jc w:val="center"/>
        <w:rPr>
          <w:rFonts w:ascii="Times New Roman" w:hAnsi="Times New Roman" w:cs="Times New Roman"/>
          <w:color w:val="000000" w:themeColor="text1"/>
          <w:sz w:val="32"/>
          <w:szCs w:val="32"/>
          <w:lang w:val="en-US"/>
        </w:rPr>
      </w:pPr>
      <w:r w:rsidRPr="00C57FD8">
        <w:rPr>
          <w:rFonts w:ascii="Times New Roman" w:hAnsi="Times New Roman" w:cs="Times New Roman"/>
          <w:color w:val="000000" w:themeColor="text1"/>
          <w:sz w:val="32"/>
          <w:szCs w:val="32"/>
        </w:rPr>
        <w:t>Submitted in partial fulfilment of</w:t>
      </w:r>
      <w:r w:rsidRPr="00C57FD8">
        <w:rPr>
          <w:rFonts w:ascii="Times New Roman" w:hAnsi="Times New Roman" w:cs="Times New Roman"/>
          <w:color w:val="000000" w:themeColor="text1"/>
          <w:sz w:val="32"/>
          <w:szCs w:val="32"/>
          <w:lang w:val="en-US"/>
        </w:rPr>
        <w:t xml:space="preserve"> </w:t>
      </w:r>
      <w:r w:rsidR="00C57FD8" w:rsidRPr="00C57FD8">
        <w:rPr>
          <w:rFonts w:ascii="Times New Roman" w:hAnsi="Times New Roman" w:cs="Times New Roman"/>
          <w:color w:val="000000" w:themeColor="text1"/>
          <w:sz w:val="32"/>
          <w:szCs w:val="32"/>
          <w:lang w:val="en-US"/>
        </w:rPr>
        <w:t xml:space="preserve">Bachelor of Computer </w:t>
      </w:r>
    </w:p>
    <w:p w14:paraId="4E68EB08" w14:textId="101D5E63" w:rsidR="002147DD" w:rsidRPr="00C57FD8" w:rsidRDefault="00C57FD8" w:rsidP="00C57FD8">
      <w:pPr>
        <w:jc w:val="center"/>
        <w:rPr>
          <w:rFonts w:ascii="Times New Roman" w:hAnsi="Times New Roman" w:cs="Times New Roman"/>
          <w:sz w:val="36"/>
          <w:szCs w:val="36"/>
          <w:lang w:val="en-US"/>
        </w:rPr>
      </w:pPr>
      <w:r w:rsidRPr="00C57FD8">
        <w:rPr>
          <w:rFonts w:ascii="Times New Roman" w:hAnsi="Times New Roman" w:cs="Times New Roman"/>
          <w:sz w:val="32"/>
          <w:szCs w:val="32"/>
          <w:lang w:val="en-US"/>
        </w:rPr>
        <w:t>Applications</w:t>
      </w:r>
    </w:p>
    <w:p w14:paraId="2A0D636E" w14:textId="00C420EB" w:rsidR="002147DD" w:rsidRPr="0064165E" w:rsidRDefault="00C57FD8" w:rsidP="002147DD">
      <w:pPr>
        <w:jc w:val="center"/>
        <w:rPr>
          <w:rFonts w:ascii="Times New Roman" w:hAnsi="Times New Roman" w:cs="Times New Roman"/>
          <w:sz w:val="36"/>
          <w:szCs w:val="36"/>
          <w:lang w:val="en-US"/>
        </w:rPr>
      </w:pPr>
      <w:r>
        <w:rPr>
          <w:rFonts w:ascii="Times New Roman" w:hAnsi="Times New Roman" w:cs="Times New Roman"/>
          <w:sz w:val="36"/>
          <w:szCs w:val="36"/>
          <w:lang w:val="en-US"/>
        </w:rPr>
        <w:t>T</w:t>
      </w:r>
      <w:r w:rsidR="002147DD" w:rsidRPr="0064165E">
        <w:rPr>
          <w:rFonts w:ascii="Times New Roman" w:hAnsi="Times New Roman" w:cs="Times New Roman"/>
          <w:sz w:val="36"/>
          <w:szCs w:val="36"/>
          <w:lang w:val="en-US"/>
        </w:rPr>
        <w:t>o</w:t>
      </w:r>
    </w:p>
    <w:p w14:paraId="5EAC3E6A" w14:textId="2E81D4EF" w:rsidR="002147DD" w:rsidRPr="0064165E" w:rsidRDefault="002147DD" w:rsidP="002147DD">
      <w:pPr>
        <w:jc w:val="center"/>
        <w:rPr>
          <w:rFonts w:ascii="Times New Roman" w:hAnsi="Times New Roman" w:cs="Times New Roman"/>
          <w:sz w:val="36"/>
          <w:szCs w:val="36"/>
          <w:lang w:val="en-US"/>
        </w:rPr>
      </w:pPr>
      <w:r w:rsidRPr="0064165E">
        <w:rPr>
          <w:rFonts w:ascii="Times New Roman" w:hAnsi="Times New Roman" w:cs="Times New Roman"/>
          <w:sz w:val="36"/>
          <w:szCs w:val="36"/>
          <w:lang w:val="en-US"/>
        </w:rPr>
        <w:t xml:space="preserve">Uttaranchal </w:t>
      </w:r>
      <w:r w:rsidR="00C57FD8">
        <w:rPr>
          <w:rFonts w:ascii="Times New Roman" w:hAnsi="Times New Roman" w:cs="Times New Roman"/>
          <w:sz w:val="36"/>
          <w:szCs w:val="36"/>
          <w:lang w:val="en-US"/>
        </w:rPr>
        <w:t>University</w:t>
      </w:r>
    </w:p>
    <w:p w14:paraId="6BC5E173" w14:textId="77777777" w:rsidR="00D077BF" w:rsidRDefault="00D077BF" w:rsidP="00D077BF">
      <w:pPr>
        <w:rPr>
          <w:rFonts w:ascii="Times New Roman" w:hAnsi="Times New Roman" w:cs="Times New Roman"/>
          <w:sz w:val="36"/>
          <w:szCs w:val="36"/>
          <w:lang w:val="en-US"/>
        </w:rPr>
      </w:pPr>
    </w:p>
    <w:p w14:paraId="05C78D6C" w14:textId="14024A16" w:rsidR="00D077BF" w:rsidRDefault="00E938DC" w:rsidP="00D077BF">
      <w:pPr>
        <w:rPr>
          <w:rFonts w:ascii="Times New Roman" w:hAnsi="Times New Roman" w:cs="Times New Roman"/>
          <w:sz w:val="36"/>
          <w:szCs w:val="36"/>
        </w:rPr>
      </w:pPr>
      <w:r w:rsidRPr="00E938DC">
        <w:rPr>
          <w:rFonts w:ascii="Times New Roman" w:hAnsi="Times New Roman" w:cs="Times New Roman"/>
          <w:noProof/>
          <w:sz w:val="36"/>
          <w:szCs w:val="36"/>
        </w:rPr>
        <w:drawing>
          <wp:inline distT="0" distB="0" distL="0" distR="0" wp14:anchorId="1C103EAC" wp14:editId="2D79A7FE">
            <wp:extent cx="6241774" cy="799465"/>
            <wp:effectExtent l="0" t="0" r="6985" b="635"/>
            <wp:docPr id="1543977976" name="Picture 81" descr="National Seminar on “Energy Acces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tional Seminar on “Energy Access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9298" cy="806833"/>
                    </a:xfrm>
                    <a:prstGeom prst="rect">
                      <a:avLst/>
                    </a:prstGeom>
                    <a:noFill/>
                    <a:ln>
                      <a:noFill/>
                    </a:ln>
                  </pic:spPr>
                </pic:pic>
              </a:graphicData>
            </a:graphic>
          </wp:inline>
        </w:drawing>
      </w:r>
    </w:p>
    <w:p w14:paraId="6FF9EA3F" w14:textId="77777777" w:rsidR="00C57FD8" w:rsidRDefault="00C57FD8" w:rsidP="00C57FD8">
      <w:pPr>
        <w:jc w:val="center"/>
        <w:rPr>
          <w:rFonts w:ascii="Times New Roman" w:hAnsi="Times New Roman" w:cs="Times New Roman"/>
          <w:sz w:val="36"/>
          <w:szCs w:val="36"/>
          <w:lang w:val="en-US"/>
        </w:rPr>
      </w:pPr>
    </w:p>
    <w:p w14:paraId="4B32E6BB" w14:textId="619C7004" w:rsidR="00D077BF" w:rsidRDefault="00C57FD8" w:rsidP="00C57FD8">
      <w:pPr>
        <w:jc w:val="center"/>
        <w:rPr>
          <w:rFonts w:ascii="Times New Roman" w:hAnsi="Times New Roman" w:cs="Times New Roman"/>
          <w:sz w:val="36"/>
          <w:szCs w:val="36"/>
          <w:lang w:val="en-US"/>
        </w:rPr>
      </w:pPr>
      <w:r w:rsidRPr="0064165E">
        <w:rPr>
          <w:rFonts w:ascii="Times New Roman" w:hAnsi="Times New Roman" w:cs="Times New Roman"/>
          <w:sz w:val="36"/>
          <w:szCs w:val="36"/>
          <w:lang w:val="en-US"/>
        </w:rPr>
        <w:t>Uttaranchal School of Computing Sciences</w:t>
      </w:r>
    </w:p>
    <w:p w14:paraId="5589A0C2" w14:textId="4C60C661" w:rsidR="00D077BF" w:rsidRPr="0064165E" w:rsidRDefault="00D077BF" w:rsidP="00D077BF">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Pr="0064165E">
        <w:rPr>
          <w:rFonts w:ascii="Times New Roman" w:hAnsi="Times New Roman" w:cs="Times New Roman"/>
          <w:sz w:val="40"/>
          <w:szCs w:val="40"/>
          <w:lang w:val="en-US"/>
        </w:rPr>
        <w:t>SESSION (2025-26)</w:t>
      </w:r>
    </w:p>
    <w:p w14:paraId="76B61D0F" w14:textId="77777777" w:rsidR="00DA1AAB" w:rsidRDefault="00DA1AAB" w:rsidP="00D077BF">
      <w:pPr>
        <w:rPr>
          <w:rFonts w:ascii="Times New Roman" w:hAnsi="Times New Roman" w:cs="Times New Roman"/>
          <w:sz w:val="36"/>
          <w:szCs w:val="36"/>
          <w:lang w:val="en-US"/>
        </w:rPr>
      </w:pPr>
    </w:p>
    <w:p w14:paraId="7BAC603A" w14:textId="77777777" w:rsidR="00DA1AAB" w:rsidRDefault="00DA1AAB" w:rsidP="00D077BF">
      <w:pPr>
        <w:rPr>
          <w:rFonts w:ascii="Times New Roman" w:hAnsi="Times New Roman" w:cs="Times New Roman"/>
          <w:sz w:val="36"/>
          <w:szCs w:val="36"/>
          <w:lang w:val="en-US"/>
        </w:rPr>
      </w:pPr>
    </w:p>
    <w:p w14:paraId="4C23ED77" w14:textId="77777777" w:rsidR="00DA1AAB" w:rsidRDefault="00C57FD8" w:rsidP="00DA1AAB">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D077BF" w:rsidRPr="00590980">
        <w:rPr>
          <w:rFonts w:ascii="Times New Roman" w:hAnsi="Times New Roman" w:cs="Times New Roman"/>
          <w:b/>
          <w:bCs/>
          <w:sz w:val="36"/>
          <w:szCs w:val="36"/>
          <w:lang w:val="en-US"/>
        </w:rPr>
        <w:t xml:space="preserve">Under the supervision of:            </w:t>
      </w:r>
      <w:r w:rsidR="00D077BF">
        <w:rPr>
          <w:rFonts w:ascii="Times New Roman" w:hAnsi="Times New Roman" w:cs="Times New Roman"/>
          <w:b/>
          <w:bCs/>
          <w:sz w:val="36"/>
          <w:szCs w:val="36"/>
          <w:lang w:val="en-US"/>
        </w:rPr>
        <w:t xml:space="preserve">              Submitted by:</w:t>
      </w:r>
      <w:r w:rsidR="00D077BF" w:rsidRPr="00590980">
        <w:rPr>
          <w:rFonts w:ascii="Times New Roman" w:hAnsi="Times New Roman" w:cs="Times New Roman"/>
          <w:b/>
          <w:bCs/>
          <w:sz w:val="36"/>
          <w:szCs w:val="36"/>
          <w:lang w:val="en-US"/>
        </w:rPr>
        <w:t xml:space="preserve">                                             </w:t>
      </w:r>
    </w:p>
    <w:p w14:paraId="0D9B73A8" w14:textId="56CC33D6" w:rsidR="00DA1AAB" w:rsidRDefault="00C57FD8" w:rsidP="00DA1AA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077BF" w:rsidRPr="00590980">
        <w:rPr>
          <w:rFonts w:ascii="Times New Roman" w:hAnsi="Times New Roman" w:cs="Times New Roman"/>
          <w:sz w:val="28"/>
          <w:szCs w:val="28"/>
          <w:lang w:val="en-US"/>
        </w:rPr>
        <w:t>M</w:t>
      </w:r>
      <w:r>
        <w:rPr>
          <w:rFonts w:ascii="Times New Roman" w:hAnsi="Times New Roman" w:cs="Times New Roman"/>
          <w:sz w:val="28"/>
          <w:szCs w:val="28"/>
          <w:lang w:val="en-US"/>
        </w:rPr>
        <w:t>s</w:t>
      </w:r>
      <w:r w:rsidR="00D077BF" w:rsidRPr="00590980">
        <w:rPr>
          <w:rFonts w:ascii="Times New Roman" w:hAnsi="Times New Roman" w:cs="Times New Roman"/>
          <w:sz w:val="28"/>
          <w:szCs w:val="28"/>
          <w:lang w:val="en-US"/>
        </w:rPr>
        <w:t>. Manisha Khanduja</w:t>
      </w:r>
      <w:r w:rsidR="00DA1AAB">
        <w:rPr>
          <w:rFonts w:ascii="Times New Roman" w:hAnsi="Times New Roman" w:cs="Times New Roman"/>
          <w:sz w:val="28"/>
          <w:szCs w:val="28"/>
          <w:lang w:val="en-US"/>
        </w:rPr>
        <w:t xml:space="preserve">                                                   </w:t>
      </w:r>
      <w:r w:rsidRPr="00590980">
        <w:rPr>
          <w:rFonts w:ascii="Times New Roman" w:hAnsi="Times New Roman" w:cs="Times New Roman"/>
          <w:sz w:val="28"/>
          <w:szCs w:val="28"/>
          <w:lang w:val="en-US"/>
        </w:rPr>
        <w:t>Khushb</w:t>
      </w:r>
      <w:r w:rsidR="00E413B0">
        <w:rPr>
          <w:rFonts w:ascii="Times New Roman" w:hAnsi="Times New Roman" w:cs="Times New Roman"/>
          <w:sz w:val="28"/>
          <w:szCs w:val="28"/>
          <w:lang w:val="en-US"/>
        </w:rPr>
        <w:t xml:space="preserve">u </w:t>
      </w:r>
      <w:r w:rsidR="000A67FC">
        <w:rPr>
          <w:rFonts w:ascii="Times New Roman" w:hAnsi="Times New Roman" w:cs="Times New Roman"/>
          <w:sz w:val="28"/>
          <w:szCs w:val="28"/>
          <w:lang w:val="en-US"/>
        </w:rPr>
        <w:t>Rawat</w:t>
      </w:r>
      <w:r w:rsidRPr="0059098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59098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59098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59098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D077BF" w:rsidRPr="00590980">
        <w:rPr>
          <w:rFonts w:ascii="Times New Roman" w:hAnsi="Times New Roman" w:cs="Times New Roman"/>
          <w:sz w:val="28"/>
          <w:szCs w:val="28"/>
          <w:lang w:val="en-US"/>
        </w:rPr>
        <w:t xml:space="preserve">     </w:t>
      </w:r>
      <w:r w:rsidR="00DA1AAB">
        <w:rPr>
          <w:rFonts w:ascii="Times New Roman" w:hAnsi="Times New Roman" w:cs="Times New Roman"/>
          <w:sz w:val="28"/>
          <w:szCs w:val="28"/>
          <w:lang w:val="en-US"/>
        </w:rPr>
        <w:t xml:space="preserve">       </w:t>
      </w:r>
    </w:p>
    <w:p w14:paraId="0F2AE607" w14:textId="3858C6C9" w:rsidR="00D077BF" w:rsidRPr="00DA1AAB" w:rsidRDefault="00C57FD8" w:rsidP="00DA1AAB">
      <w:pPr>
        <w:rPr>
          <w:rFonts w:ascii="Times New Roman" w:hAnsi="Times New Roman" w:cs="Times New Roman"/>
          <w:b/>
          <w:bCs/>
          <w:sz w:val="36"/>
          <w:szCs w:val="36"/>
          <w:lang w:val="en-US"/>
        </w:rPr>
      </w:pPr>
      <w:r>
        <w:rPr>
          <w:rFonts w:ascii="Times New Roman" w:hAnsi="Times New Roman" w:cs="Times New Roman"/>
          <w:sz w:val="28"/>
          <w:szCs w:val="28"/>
          <w:lang w:val="en-US"/>
        </w:rPr>
        <w:t>(Assistant professor</w:t>
      </w:r>
      <w:r w:rsidR="0080627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00D077BF" w:rsidRPr="00590980">
        <w:rPr>
          <w:rFonts w:ascii="Times New Roman" w:hAnsi="Times New Roman" w:cs="Times New Roman"/>
          <w:sz w:val="28"/>
          <w:szCs w:val="28"/>
          <w:lang w:val="en-US"/>
        </w:rPr>
        <w:t xml:space="preserve">                             </w:t>
      </w:r>
      <w:r w:rsidR="00D077BF">
        <w:rPr>
          <w:rFonts w:ascii="Times New Roman" w:hAnsi="Times New Roman" w:cs="Times New Roman"/>
          <w:sz w:val="28"/>
          <w:szCs w:val="28"/>
          <w:lang w:val="en-US"/>
        </w:rPr>
        <w:t xml:space="preserve">                         </w:t>
      </w:r>
      <w:r w:rsidR="00D077BF" w:rsidRPr="0059098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D077BF" w:rsidRPr="00590980">
        <w:rPr>
          <w:rFonts w:ascii="Times New Roman" w:hAnsi="Times New Roman" w:cs="Times New Roman"/>
          <w:sz w:val="28"/>
          <w:szCs w:val="28"/>
          <w:lang w:val="en-US"/>
        </w:rPr>
        <w:t>Enroll. UU25090018</w:t>
      </w:r>
      <w:r w:rsidR="002D1007">
        <w:rPr>
          <w:rFonts w:ascii="Times New Roman" w:hAnsi="Times New Roman" w:cs="Times New Roman"/>
          <w:sz w:val="28"/>
          <w:szCs w:val="28"/>
          <w:lang w:val="en-US"/>
        </w:rPr>
        <w:t>1</w:t>
      </w:r>
      <w:r w:rsidR="00D077BF" w:rsidRPr="00590980">
        <w:rPr>
          <w:rFonts w:ascii="Times New Roman" w:hAnsi="Times New Roman" w:cs="Times New Roman"/>
          <w:sz w:val="28"/>
          <w:szCs w:val="28"/>
          <w:lang w:val="en-US"/>
        </w:rPr>
        <w:t xml:space="preserve">  </w:t>
      </w:r>
    </w:p>
    <w:p w14:paraId="7BC74A1E" w14:textId="64DBA275" w:rsidR="00D077BF" w:rsidRPr="00590980" w:rsidRDefault="00D077BF" w:rsidP="00D077BF">
      <w:pPr>
        <w:jc w:val="center"/>
        <w:rPr>
          <w:rFonts w:ascii="Times New Roman" w:hAnsi="Times New Roman" w:cs="Times New Roman"/>
          <w:sz w:val="28"/>
          <w:szCs w:val="28"/>
          <w:lang w:val="en-US"/>
        </w:rPr>
      </w:pPr>
      <w:r w:rsidRPr="0059098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90980">
        <w:rPr>
          <w:rFonts w:ascii="Times New Roman" w:hAnsi="Times New Roman" w:cs="Times New Roman"/>
          <w:sz w:val="28"/>
          <w:szCs w:val="28"/>
        </w:rPr>
        <w:t xml:space="preserve"> </w:t>
      </w:r>
      <w:r w:rsidRPr="00590980">
        <w:rPr>
          <w:rFonts w:ascii="Times New Roman" w:hAnsi="Times New Roman" w:cs="Times New Roman"/>
          <w:sz w:val="28"/>
          <w:szCs w:val="28"/>
          <w:lang w:val="en-US"/>
        </w:rPr>
        <w:t>BCA. II sem.</w:t>
      </w:r>
    </w:p>
    <w:p w14:paraId="27736E37" w14:textId="2D2348FD" w:rsidR="00D077BF" w:rsidRDefault="00D077BF" w:rsidP="00D077BF">
      <w:pPr>
        <w:jc w:val="center"/>
        <w:rPr>
          <w:rFonts w:ascii="Times New Roman" w:hAnsi="Times New Roman" w:cs="Times New Roman"/>
          <w:sz w:val="28"/>
          <w:szCs w:val="28"/>
          <w:lang w:val="en-US"/>
        </w:rPr>
      </w:pPr>
      <w:r w:rsidRPr="0059098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9A0F08">
        <w:rPr>
          <w:rFonts w:ascii="Times New Roman" w:hAnsi="Times New Roman" w:cs="Times New Roman"/>
          <w:sz w:val="28"/>
          <w:szCs w:val="28"/>
          <w:lang w:val="en-US"/>
        </w:rPr>
        <w:t xml:space="preserve"> </w:t>
      </w:r>
      <w:r w:rsidRPr="00590980">
        <w:rPr>
          <w:rFonts w:ascii="Times New Roman" w:hAnsi="Times New Roman" w:cs="Times New Roman"/>
          <w:sz w:val="28"/>
          <w:szCs w:val="28"/>
          <w:lang w:val="en-US"/>
        </w:rPr>
        <w:t>Section F</w:t>
      </w:r>
    </w:p>
    <w:p w14:paraId="0543CD36" w14:textId="77777777" w:rsidR="00CC1321" w:rsidRDefault="00CC1321" w:rsidP="00D077BF">
      <w:pPr>
        <w:jc w:val="center"/>
        <w:rPr>
          <w:rFonts w:ascii="Times New Roman" w:hAnsi="Times New Roman" w:cs="Times New Roman"/>
          <w:sz w:val="28"/>
          <w:szCs w:val="28"/>
          <w:lang w:val="en-US"/>
        </w:rPr>
      </w:pPr>
    </w:p>
    <w:p w14:paraId="2D718614" w14:textId="77777777" w:rsidR="00CC1321" w:rsidRDefault="00CC1321" w:rsidP="00D077BF">
      <w:pPr>
        <w:jc w:val="center"/>
        <w:rPr>
          <w:rFonts w:ascii="Times New Roman" w:hAnsi="Times New Roman" w:cs="Times New Roman"/>
          <w:sz w:val="28"/>
          <w:szCs w:val="28"/>
          <w:lang w:val="en-US"/>
        </w:rPr>
      </w:pPr>
    </w:p>
    <w:p w14:paraId="40E83630" w14:textId="77777777" w:rsidR="00CC1321" w:rsidRDefault="00CC1321" w:rsidP="00D077BF">
      <w:pPr>
        <w:jc w:val="center"/>
        <w:rPr>
          <w:rFonts w:ascii="Times New Roman" w:hAnsi="Times New Roman" w:cs="Times New Roman"/>
          <w:sz w:val="28"/>
          <w:szCs w:val="28"/>
          <w:lang w:val="en-US"/>
        </w:rPr>
      </w:pPr>
    </w:p>
    <w:p w14:paraId="4BDE9982" w14:textId="77777777" w:rsidR="00CC1321" w:rsidRDefault="00CC1321" w:rsidP="00E62D7C">
      <w:pPr>
        <w:rPr>
          <w:rFonts w:ascii="Times New Roman" w:hAnsi="Times New Roman" w:cs="Times New Roman"/>
          <w:sz w:val="28"/>
          <w:szCs w:val="28"/>
          <w:lang w:val="en-US"/>
        </w:rPr>
        <w:sectPr w:rsidR="00CC1321" w:rsidSect="000019BB">
          <w:headerReference w:type="default" r:id="rId9"/>
          <w:footerReference w:type="default" r:id="rId10"/>
          <w:pgSz w:w="11906" w:h="16838" w:code="9"/>
          <w:pgMar w:top="1440" w:right="1440" w:bottom="1440" w:left="1440" w:header="709" w:footer="709" w:gutter="0"/>
          <w:cols w:space="708"/>
          <w:docGrid w:linePitch="360"/>
        </w:sectPr>
      </w:pPr>
    </w:p>
    <w:p w14:paraId="5E5799D4" w14:textId="687C07A0" w:rsidR="00D262E6" w:rsidRPr="00806271" w:rsidRDefault="00012E90" w:rsidP="00A95B32">
      <w:pPr>
        <w:tabs>
          <w:tab w:val="center" w:pos="5247"/>
        </w:tabs>
        <w:jc w:val="center"/>
        <w:rPr>
          <w:rFonts w:ascii="Times New Roman" w:hAnsi="Times New Roman" w:cs="Times New Roman"/>
          <w:b/>
          <w:bCs/>
          <w:sz w:val="40"/>
          <w:szCs w:val="40"/>
          <w:u w:val="single"/>
        </w:rPr>
      </w:pPr>
      <w:r w:rsidRPr="00806271">
        <w:rPr>
          <w:rFonts w:ascii="Times New Roman" w:hAnsi="Times New Roman" w:cs="Times New Roman"/>
          <w:b/>
          <w:bCs/>
          <w:sz w:val="40"/>
          <w:szCs w:val="40"/>
          <w:u w:val="single"/>
        </w:rPr>
        <w:lastRenderedPageBreak/>
        <w:t>ACKNOWLEDGEMENT</w:t>
      </w:r>
    </w:p>
    <w:p w14:paraId="7DB15E71" w14:textId="77777777" w:rsidR="004F78DB" w:rsidRDefault="004F78DB" w:rsidP="004F78DB">
      <w:pPr>
        <w:rPr>
          <w:rFonts w:ascii="Times New Roman" w:hAnsi="Times New Roman" w:cs="Times New Roman"/>
          <w:b/>
          <w:bCs/>
          <w:sz w:val="36"/>
          <w:szCs w:val="36"/>
          <w:u w:val="single"/>
        </w:rPr>
      </w:pPr>
    </w:p>
    <w:p w14:paraId="3BE184D0" w14:textId="61440634" w:rsidR="00CE3513" w:rsidRPr="00333F31" w:rsidRDefault="00CE3513" w:rsidP="009C193F">
      <w:pPr>
        <w:spacing w:line="360" w:lineRule="auto"/>
        <w:jc w:val="both"/>
        <w:rPr>
          <w:rFonts w:ascii="Times New Roman" w:hAnsi="Times New Roman" w:cs="Times New Roman"/>
          <w:sz w:val="24"/>
          <w:szCs w:val="24"/>
        </w:rPr>
      </w:pPr>
      <w:r w:rsidRPr="00333F31">
        <w:rPr>
          <w:rFonts w:ascii="Times New Roman" w:hAnsi="Times New Roman" w:cs="Times New Roman"/>
          <w:sz w:val="24"/>
          <w:szCs w:val="24"/>
        </w:rPr>
        <w:t xml:space="preserve">The successful completion of any task is never possible without the support and cooperation of many individuals. This project is the result of continuous encouragement, valuable guidance, and consistent assistance from respected mentors and faculty members. </w:t>
      </w:r>
    </w:p>
    <w:p w14:paraId="55B0E146" w14:textId="5D295B9C" w:rsidR="00CE3513" w:rsidRPr="00333F31" w:rsidRDefault="00CE3513" w:rsidP="009C193F">
      <w:pPr>
        <w:spacing w:line="360" w:lineRule="auto"/>
        <w:jc w:val="both"/>
        <w:rPr>
          <w:rFonts w:ascii="Times New Roman" w:hAnsi="Times New Roman" w:cs="Times New Roman"/>
          <w:sz w:val="24"/>
          <w:szCs w:val="24"/>
        </w:rPr>
      </w:pPr>
      <w:r w:rsidRPr="00333F31">
        <w:rPr>
          <w:rFonts w:ascii="Times New Roman" w:hAnsi="Times New Roman" w:cs="Times New Roman"/>
          <w:sz w:val="24"/>
          <w:szCs w:val="24"/>
        </w:rPr>
        <w:t xml:space="preserve">First and foremost, I extend my heartfelt thanks to </w:t>
      </w:r>
      <w:r w:rsidRPr="00333F31">
        <w:rPr>
          <w:rFonts w:ascii="Times New Roman" w:hAnsi="Times New Roman" w:cs="Times New Roman"/>
          <w:b/>
          <w:bCs/>
          <w:sz w:val="24"/>
          <w:szCs w:val="24"/>
        </w:rPr>
        <w:t>Prof. (Dr.) Sonal Sharma, D</w:t>
      </w:r>
      <w:r w:rsidR="00333F31" w:rsidRPr="00333F31">
        <w:rPr>
          <w:rFonts w:ascii="Times New Roman" w:hAnsi="Times New Roman" w:cs="Times New Roman"/>
          <w:b/>
          <w:bCs/>
          <w:sz w:val="24"/>
          <w:szCs w:val="24"/>
        </w:rPr>
        <w:t>irector</w:t>
      </w:r>
      <w:r w:rsidRPr="00333F31">
        <w:rPr>
          <w:rFonts w:ascii="Times New Roman" w:hAnsi="Times New Roman" w:cs="Times New Roman"/>
          <w:b/>
          <w:bCs/>
          <w:sz w:val="24"/>
          <w:szCs w:val="24"/>
        </w:rPr>
        <w:t>–USCS</w:t>
      </w:r>
      <w:r w:rsidRPr="00333F31">
        <w:rPr>
          <w:rFonts w:ascii="Times New Roman" w:hAnsi="Times New Roman" w:cs="Times New Roman"/>
          <w:sz w:val="24"/>
          <w:szCs w:val="24"/>
        </w:rPr>
        <w:t>, for providing a positive and motivating academic environment that encouraged learning and growth throughout the course of this study.</w:t>
      </w:r>
    </w:p>
    <w:p w14:paraId="0A9126F1" w14:textId="65F0BE58" w:rsidR="006370FE" w:rsidRPr="006370FE" w:rsidRDefault="00CE3513" w:rsidP="00806271">
      <w:pPr>
        <w:spacing w:line="360" w:lineRule="auto"/>
        <w:jc w:val="both"/>
        <w:rPr>
          <w:rFonts w:ascii="Times New Roman" w:hAnsi="Times New Roman" w:cs="Times New Roman"/>
          <w:b/>
          <w:bCs/>
          <w:sz w:val="36"/>
          <w:szCs w:val="36"/>
          <w:u w:val="single"/>
        </w:rPr>
      </w:pPr>
      <w:r w:rsidRPr="00333F31">
        <w:rPr>
          <w:rFonts w:ascii="Times New Roman" w:hAnsi="Times New Roman" w:cs="Times New Roman"/>
          <w:sz w:val="24"/>
          <w:szCs w:val="24"/>
        </w:rPr>
        <w:t>I am deeply grateful to</w:t>
      </w:r>
      <w:r w:rsidR="006370FE">
        <w:rPr>
          <w:rFonts w:ascii="Times New Roman" w:hAnsi="Times New Roman" w:cs="Times New Roman"/>
          <w:sz w:val="24"/>
          <w:szCs w:val="24"/>
        </w:rPr>
        <w:t xml:space="preserve"> </w:t>
      </w:r>
      <w:r w:rsidR="006370FE" w:rsidRPr="006370FE">
        <w:rPr>
          <w:rFonts w:ascii="Times New Roman" w:hAnsi="Times New Roman" w:cs="Times New Roman"/>
          <w:b/>
          <w:bCs/>
          <w:sz w:val="24"/>
          <w:szCs w:val="24"/>
        </w:rPr>
        <w:t>Prof. (</w:t>
      </w:r>
      <w:r w:rsidRPr="00333F31">
        <w:rPr>
          <w:rFonts w:ascii="Times New Roman" w:hAnsi="Times New Roman" w:cs="Times New Roman"/>
          <w:b/>
          <w:bCs/>
          <w:sz w:val="24"/>
          <w:szCs w:val="24"/>
        </w:rPr>
        <w:t>Dr.</w:t>
      </w:r>
      <w:r w:rsidR="006370FE">
        <w:rPr>
          <w:rFonts w:ascii="Times New Roman" w:hAnsi="Times New Roman" w:cs="Times New Roman"/>
          <w:b/>
          <w:bCs/>
          <w:sz w:val="24"/>
          <w:szCs w:val="24"/>
        </w:rPr>
        <w:t>)</w:t>
      </w:r>
      <w:r w:rsidRPr="00333F31">
        <w:rPr>
          <w:rFonts w:ascii="Times New Roman" w:hAnsi="Times New Roman" w:cs="Times New Roman"/>
          <w:b/>
          <w:bCs/>
          <w:sz w:val="24"/>
          <w:szCs w:val="24"/>
        </w:rPr>
        <w:t xml:space="preserve"> Sameer Dev Sharma, Head of Department–USCS</w:t>
      </w:r>
      <w:r w:rsidRPr="00333F31">
        <w:rPr>
          <w:rFonts w:ascii="Times New Roman" w:hAnsi="Times New Roman" w:cs="Times New Roman"/>
          <w:sz w:val="24"/>
          <w:szCs w:val="24"/>
        </w:rPr>
        <w:t>, for his constant support, constructive suggestions, and guidance that helped me successfully develop and complete this projec</w:t>
      </w:r>
      <w:r w:rsidR="006370FE">
        <w:rPr>
          <w:rFonts w:ascii="Times New Roman" w:hAnsi="Times New Roman" w:cs="Times New Roman"/>
          <w:sz w:val="24"/>
          <w:szCs w:val="24"/>
        </w:rPr>
        <w:t xml:space="preserve">t </w:t>
      </w:r>
      <w:r w:rsidRPr="00333F31">
        <w:rPr>
          <w:rFonts w:ascii="Times New Roman" w:hAnsi="Times New Roman" w:cs="Times New Roman"/>
          <w:sz w:val="24"/>
          <w:szCs w:val="24"/>
        </w:rPr>
        <w:t>Finally</w:t>
      </w:r>
      <w:r w:rsidR="006370FE">
        <w:rPr>
          <w:rFonts w:ascii="Times New Roman" w:hAnsi="Times New Roman" w:cs="Times New Roman"/>
          <w:sz w:val="24"/>
          <w:szCs w:val="24"/>
        </w:rPr>
        <w:t>.</w:t>
      </w:r>
    </w:p>
    <w:p w14:paraId="4BF511E9" w14:textId="09AED967" w:rsidR="00333F31" w:rsidRPr="00333F31" w:rsidRDefault="00CE3513" w:rsidP="00806271">
      <w:pPr>
        <w:spacing w:line="360" w:lineRule="auto"/>
        <w:jc w:val="both"/>
        <w:rPr>
          <w:rFonts w:ascii="Times New Roman" w:hAnsi="Times New Roman" w:cs="Times New Roman"/>
          <w:sz w:val="24"/>
          <w:szCs w:val="24"/>
        </w:rPr>
      </w:pPr>
      <w:r w:rsidRPr="00333F31">
        <w:rPr>
          <w:rFonts w:ascii="Times New Roman" w:hAnsi="Times New Roman" w:cs="Times New Roman"/>
          <w:sz w:val="24"/>
          <w:szCs w:val="24"/>
        </w:rPr>
        <w:t xml:space="preserve"> I express my sincere appreciation to </w:t>
      </w:r>
      <w:r w:rsidRPr="00333F31">
        <w:rPr>
          <w:rFonts w:ascii="Times New Roman" w:hAnsi="Times New Roman" w:cs="Times New Roman"/>
          <w:b/>
          <w:bCs/>
          <w:sz w:val="24"/>
          <w:szCs w:val="24"/>
        </w:rPr>
        <w:t>Ms. Manisha Khanduja, Project Mentor, Assistant Professor–USCS</w:t>
      </w:r>
      <w:r w:rsidRPr="00333F31">
        <w:rPr>
          <w:rFonts w:ascii="Times New Roman" w:hAnsi="Times New Roman" w:cs="Times New Roman"/>
          <w:sz w:val="24"/>
          <w:szCs w:val="24"/>
        </w:rPr>
        <w:t xml:space="preserve">, for her valuable guidance, patience, encouragement, and continuous support at every stage of the project. </w:t>
      </w:r>
    </w:p>
    <w:p w14:paraId="53F8E32A" w14:textId="77777777" w:rsidR="00333F31" w:rsidRDefault="00333F31" w:rsidP="006370FE">
      <w:pPr>
        <w:jc w:val="both"/>
        <w:rPr>
          <w:rFonts w:ascii="Times New Roman" w:hAnsi="Times New Roman" w:cs="Times New Roman"/>
          <w:sz w:val="28"/>
          <w:szCs w:val="28"/>
        </w:rPr>
      </w:pPr>
    </w:p>
    <w:p w14:paraId="54E2ECFA" w14:textId="77777777" w:rsidR="00333F31" w:rsidRDefault="00333F31" w:rsidP="006370FE">
      <w:pPr>
        <w:jc w:val="both"/>
        <w:rPr>
          <w:rFonts w:ascii="Times New Roman" w:hAnsi="Times New Roman" w:cs="Times New Roman"/>
          <w:sz w:val="28"/>
          <w:szCs w:val="28"/>
        </w:rPr>
      </w:pPr>
    </w:p>
    <w:p w14:paraId="360808D4" w14:textId="77777777" w:rsidR="00333F31" w:rsidRDefault="00333F31" w:rsidP="006370FE">
      <w:pPr>
        <w:jc w:val="both"/>
        <w:rPr>
          <w:rFonts w:ascii="Times New Roman" w:hAnsi="Times New Roman" w:cs="Times New Roman"/>
          <w:sz w:val="28"/>
          <w:szCs w:val="28"/>
        </w:rPr>
      </w:pPr>
    </w:p>
    <w:p w14:paraId="68CBB6BC" w14:textId="77777777" w:rsidR="00333F31" w:rsidRDefault="00333F31" w:rsidP="006370FE">
      <w:pPr>
        <w:jc w:val="both"/>
        <w:rPr>
          <w:rFonts w:ascii="Times New Roman" w:hAnsi="Times New Roman" w:cs="Times New Roman"/>
          <w:sz w:val="28"/>
          <w:szCs w:val="28"/>
        </w:rPr>
      </w:pPr>
    </w:p>
    <w:p w14:paraId="658F44CC" w14:textId="4908F526" w:rsidR="00012E90" w:rsidRPr="006370FE" w:rsidRDefault="00280F23" w:rsidP="006370FE">
      <w:pPr>
        <w:jc w:val="both"/>
        <w:rPr>
          <w:rFonts w:ascii="Times New Roman" w:hAnsi="Times New Roman" w:cs="Times New Roman"/>
          <w:sz w:val="24"/>
          <w:szCs w:val="24"/>
        </w:rPr>
      </w:pPr>
      <w:r w:rsidRPr="006370FE">
        <w:rPr>
          <w:rFonts w:ascii="Times New Roman" w:hAnsi="Times New Roman" w:cs="Times New Roman"/>
        </w:rPr>
        <w:t xml:space="preserve">                                                                                                         </w:t>
      </w:r>
      <w:r w:rsidR="006370FE">
        <w:rPr>
          <w:rFonts w:ascii="Times New Roman" w:hAnsi="Times New Roman" w:cs="Times New Roman"/>
        </w:rPr>
        <w:t xml:space="preserve">         </w:t>
      </w:r>
      <w:r w:rsidRPr="006370FE">
        <w:rPr>
          <w:rFonts w:ascii="Times New Roman" w:hAnsi="Times New Roman" w:cs="Times New Roman"/>
        </w:rPr>
        <w:t xml:space="preserve"> </w:t>
      </w:r>
      <w:r w:rsidR="006370FE">
        <w:rPr>
          <w:rFonts w:ascii="Times New Roman" w:hAnsi="Times New Roman" w:cs="Times New Roman"/>
        </w:rPr>
        <w:t xml:space="preserve">        </w:t>
      </w:r>
      <w:r w:rsidR="00333F31" w:rsidRPr="006370FE">
        <w:rPr>
          <w:rFonts w:ascii="Times New Roman" w:hAnsi="Times New Roman" w:cs="Times New Roman"/>
          <w:sz w:val="24"/>
          <w:szCs w:val="24"/>
        </w:rPr>
        <w:t>Khushbu Rawat</w:t>
      </w:r>
    </w:p>
    <w:p w14:paraId="0B9AE5B6" w14:textId="3650A05A" w:rsidR="00272DA9" w:rsidRPr="006370FE" w:rsidRDefault="00D17DE5" w:rsidP="000A67FC">
      <w:pPr>
        <w:tabs>
          <w:tab w:val="center" w:pos="4513"/>
          <w:tab w:val="left" w:pos="7884"/>
        </w:tabs>
        <w:jc w:val="both"/>
        <w:rPr>
          <w:rFonts w:ascii="Times New Roman" w:hAnsi="Times New Roman" w:cs="Times New Roman"/>
          <w:sz w:val="24"/>
          <w:szCs w:val="24"/>
        </w:rPr>
      </w:pPr>
      <w:r w:rsidRPr="006370FE">
        <w:rPr>
          <w:rFonts w:ascii="Times New Roman" w:hAnsi="Times New Roman" w:cs="Times New Roman"/>
          <w:sz w:val="24"/>
          <w:szCs w:val="24"/>
        </w:rPr>
        <w:tab/>
      </w:r>
      <w:r w:rsidR="00CA1B8B" w:rsidRPr="006370FE">
        <w:rPr>
          <w:rFonts w:ascii="Times New Roman" w:hAnsi="Times New Roman" w:cs="Times New Roman"/>
          <w:sz w:val="24"/>
          <w:szCs w:val="24"/>
        </w:rPr>
        <w:t xml:space="preserve">                                                                                                  </w:t>
      </w:r>
      <w:r w:rsidRPr="006370FE">
        <w:rPr>
          <w:rFonts w:ascii="Times New Roman" w:hAnsi="Times New Roman" w:cs="Times New Roman"/>
          <w:sz w:val="24"/>
          <w:szCs w:val="24"/>
        </w:rPr>
        <w:t xml:space="preserve"> </w:t>
      </w:r>
      <w:r w:rsidR="000A67FC">
        <w:rPr>
          <w:rFonts w:ascii="Times New Roman" w:hAnsi="Times New Roman" w:cs="Times New Roman"/>
          <w:sz w:val="24"/>
          <w:szCs w:val="24"/>
        </w:rPr>
        <w:t xml:space="preserve">   </w:t>
      </w:r>
      <w:r w:rsidR="00CA1B8B" w:rsidRPr="006370FE">
        <w:rPr>
          <w:rFonts w:ascii="Times New Roman" w:hAnsi="Times New Roman" w:cs="Times New Roman"/>
          <w:sz w:val="24"/>
          <w:szCs w:val="24"/>
        </w:rPr>
        <w:t xml:space="preserve"> </w:t>
      </w:r>
      <w:r w:rsidR="00272DA9" w:rsidRPr="006370FE">
        <w:rPr>
          <w:rFonts w:ascii="Times New Roman" w:hAnsi="Times New Roman" w:cs="Times New Roman"/>
          <w:sz w:val="24"/>
          <w:szCs w:val="24"/>
        </w:rPr>
        <w:t>B.C.A 2</w:t>
      </w:r>
      <w:r w:rsidR="00806271">
        <w:rPr>
          <w:rFonts w:ascii="Times New Roman" w:hAnsi="Times New Roman" w:cs="Times New Roman"/>
          <w:sz w:val="24"/>
          <w:szCs w:val="24"/>
        </w:rPr>
        <w:t xml:space="preserve"> semester</w:t>
      </w:r>
    </w:p>
    <w:p w14:paraId="594B65FB" w14:textId="5A4027C7" w:rsidR="00DC3276" w:rsidRDefault="00806271" w:rsidP="006370FE">
      <w:pPr>
        <w:jc w:val="both"/>
        <w:rPr>
          <w:rFonts w:ascii="Times New Roman" w:hAnsi="Times New Roman" w:cs="Times New Roman"/>
          <w:sz w:val="24"/>
          <w:szCs w:val="24"/>
        </w:rPr>
      </w:pPr>
      <w:r>
        <w:rPr>
          <w:rFonts w:ascii="Times New Roman" w:hAnsi="Times New Roman" w:cs="Times New Roman"/>
          <w:sz w:val="24"/>
          <w:szCs w:val="24"/>
        </w:rPr>
        <w:t xml:space="preserve">                                                                                                                 </w:t>
      </w:r>
      <w:r w:rsidR="00272DA9" w:rsidRPr="006370FE">
        <w:rPr>
          <w:rFonts w:ascii="Times New Roman" w:hAnsi="Times New Roman" w:cs="Times New Roman"/>
          <w:sz w:val="24"/>
          <w:szCs w:val="24"/>
        </w:rPr>
        <w:t>Sect</w:t>
      </w:r>
      <w:r w:rsidR="00CA1B8B" w:rsidRPr="006370FE">
        <w:rPr>
          <w:rFonts w:ascii="Times New Roman" w:hAnsi="Times New Roman" w:cs="Times New Roman"/>
          <w:sz w:val="24"/>
          <w:szCs w:val="24"/>
        </w:rPr>
        <w:t>ion-F</w:t>
      </w:r>
    </w:p>
    <w:p w14:paraId="46F287E1" w14:textId="77777777" w:rsidR="00DC3276" w:rsidRDefault="00DC3276">
      <w:pPr>
        <w:rPr>
          <w:rFonts w:ascii="Times New Roman" w:hAnsi="Times New Roman" w:cs="Times New Roman"/>
          <w:sz w:val="24"/>
          <w:szCs w:val="24"/>
        </w:rPr>
      </w:pPr>
      <w:r>
        <w:rPr>
          <w:rFonts w:ascii="Times New Roman" w:hAnsi="Times New Roman" w:cs="Times New Roman"/>
          <w:sz w:val="24"/>
          <w:szCs w:val="24"/>
        </w:rPr>
        <w:br w:type="page"/>
      </w:r>
    </w:p>
    <w:p w14:paraId="2E8E3F27" w14:textId="10816E23" w:rsidR="00DC3276" w:rsidRPr="00F63166" w:rsidRDefault="00DC3276" w:rsidP="002F46B8">
      <w:pPr>
        <w:jc w:val="center"/>
        <w:rPr>
          <w:rFonts w:ascii="Times New Roman" w:hAnsi="Times New Roman" w:cs="Times New Roman"/>
          <w:b/>
          <w:bCs/>
          <w:sz w:val="40"/>
          <w:szCs w:val="40"/>
          <w:u w:val="single"/>
        </w:rPr>
      </w:pPr>
      <w:r w:rsidRPr="00F63166">
        <w:rPr>
          <w:rFonts w:ascii="Times New Roman" w:hAnsi="Times New Roman" w:cs="Times New Roman"/>
          <w:b/>
          <w:bCs/>
          <w:sz w:val="40"/>
          <w:szCs w:val="40"/>
          <w:u w:val="single"/>
        </w:rPr>
        <w:lastRenderedPageBreak/>
        <w:t>DECLARATION</w:t>
      </w:r>
    </w:p>
    <w:p w14:paraId="3C6D2A10" w14:textId="77777777" w:rsidR="002F46B8" w:rsidRDefault="002F46B8" w:rsidP="002F46B8">
      <w:pPr>
        <w:jc w:val="center"/>
        <w:rPr>
          <w:rFonts w:ascii="Times New Roman" w:hAnsi="Times New Roman" w:cs="Times New Roman"/>
          <w:b/>
          <w:bCs/>
          <w:sz w:val="36"/>
          <w:szCs w:val="36"/>
          <w:u w:val="single"/>
        </w:rPr>
      </w:pPr>
    </w:p>
    <w:p w14:paraId="1D2280E7" w14:textId="2CF36C0B" w:rsidR="002F46B8" w:rsidRPr="002F46B8" w:rsidRDefault="002F46B8" w:rsidP="00F63166">
      <w:pPr>
        <w:spacing w:line="360" w:lineRule="auto"/>
        <w:jc w:val="both"/>
        <w:rPr>
          <w:rFonts w:ascii="Times New Roman" w:hAnsi="Times New Roman" w:cs="Times New Roman"/>
          <w:sz w:val="24"/>
          <w:szCs w:val="24"/>
        </w:rPr>
      </w:pPr>
      <w:r w:rsidRPr="002F46B8">
        <w:rPr>
          <w:rFonts w:ascii="Times New Roman" w:hAnsi="Times New Roman" w:cs="Times New Roman"/>
          <w:sz w:val="24"/>
          <w:szCs w:val="24"/>
        </w:rPr>
        <w:t xml:space="preserve">I hereby declare that the project </w:t>
      </w:r>
      <w:r>
        <w:rPr>
          <w:rFonts w:ascii="Times New Roman" w:hAnsi="Times New Roman" w:cs="Times New Roman"/>
          <w:sz w:val="24"/>
          <w:szCs w:val="24"/>
        </w:rPr>
        <w:t>report en</w:t>
      </w:r>
      <w:r w:rsidRPr="002F46B8">
        <w:rPr>
          <w:rFonts w:ascii="Times New Roman" w:hAnsi="Times New Roman" w:cs="Times New Roman"/>
          <w:sz w:val="24"/>
          <w:szCs w:val="24"/>
        </w:rPr>
        <w:t>titled “</w:t>
      </w:r>
      <w:r w:rsidRPr="002F46B8">
        <w:rPr>
          <w:rFonts w:ascii="Times New Roman" w:hAnsi="Times New Roman" w:cs="Times New Roman"/>
          <w:b/>
          <w:bCs/>
          <w:sz w:val="24"/>
          <w:szCs w:val="24"/>
        </w:rPr>
        <w:t>Daily Planner System</w:t>
      </w:r>
      <w:r w:rsidRPr="002F46B8">
        <w:rPr>
          <w:rFonts w:ascii="Times New Roman" w:hAnsi="Times New Roman" w:cs="Times New Roman"/>
          <w:sz w:val="24"/>
          <w:szCs w:val="24"/>
        </w:rPr>
        <w:t xml:space="preserve">” submitted by </w:t>
      </w:r>
      <w:r w:rsidRPr="002F46B8">
        <w:rPr>
          <w:rFonts w:ascii="Times New Roman" w:hAnsi="Times New Roman" w:cs="Times New Roman"/>
          <w:b/>
          <w:bCs/>
          <w:sz w:val="24"/>
          <w:szCs w:val="24"/>
        </w:rPr>
        <w:t xml:space="preserve">Khushboo </w:t>
      </w:r>
      <w:r w:rsidR="00AA7540">
        <w:rPr>
          <w:rFonts w:ascii="Times New Roman" w:hAnsi="Times New Roman" w:cs="Times New Roman"/>
          <w:b/>
          <w:bCs/>
          <w:sz w:val="24"/>
          <w:szCs w:val="24"/>
        </w:rPr>
        <w:t>Rawat</w:t>
      </w:r>
      <w:r w:rsidRPr="002F46B8">
        <w:rPr>
          <w:rFonts w:ascii="Times New Roman" w:hAnsi="Times New Roman" w:cs="Times New Roman"/>
          <w:sz w:val="24"/>
          <w:szCs w:val="24"/>
        </w:rPr>
        <w:t xml:space="preserve"> to Uttaranchal School of Computing science. The project report was done under the guidance of </w:t>
      </w:r>
      <w:r w:rsidRPr="00F63166">
        <w:rPr>
          <w:rFonts w:ascii="Times New Roman" w:hAnsi="Times New Roman" w:cs="Times New Roman"/>
          <w:b/>
          <w:bCs/>
          <w:sz w:val="24"/>
          <w:szCs w:val="24"/>
        </w:rPr>
        <w:t>Ms. Manisha Khanduja</w:t>
      </w:r>
      <w:r w:rsidRPr="002F46B8">
        <w:rPr>
          <w:rFonts w:ascii="Times New Roman" w:hAnsi="Times New Roman" w:cs="Times New Roman"/>
          <w:sz w:val="24"/>
          <w:szCs w:val="24"/>
        </w:rPr>
        <w:t>, Assistance professor-USCS</w:t>
      </w:r>
      <w:r>
        <w:rPr>
          <w:rFonts w:ascii="Times New Roman" w:hAnsi="Times New Roman" w:cs="Times New Roman"/>
          <w:sz w:val="24"/>
          <w:szCs w:val="24"/>
        </w:rPr>
        <w:t xml:space="preserve">. </w:t>
      </w:r>
      <w:r w:rsidRPr="002F46B8">
        <w:rPr>
          <w:rFonts w:ascii="Times New Roman" w:hAnsi="Times New Roman" w:cs="Times New Roman"/>
          <w:sz w:val="24"/>
          <w:szCs w:val="24"/>
        </w:rPr>
        <w:t>I confirm that this project has not been submitted to any other institution or university for the award of any degree, diploma, or certificate. All sources of information used in this project have been properly acknowledged wherever necessary.</w:t>
      </w:r>
    </w:p>
    <w:p w14:paraId="134E8F02" w14:textId="77777777" w:rsidR="002F46B8" w:rsidRPr="002F46B8" w:rsidRDefault="002F46B8" w:rsidP="002F46B8">
      <w:pPr>
        <w:rPr>
          <w:rFonts w:ascii="Times New Roman" w:hAnsi="Times New Roman" w:cs="Times New Roman"/>
          <w:b/>
          <w:bCs/>
          <w:sz w:val="36"/>
          <w:szCs w:val="36"/>
          <w:u w:val="single"/>
        </w:rPr>
      </w:pPr>
    </w:p>
    <w:p w14:paraId="5AB7EDE8" w14:textId="77777777" w:rsidR="002F46B8" w:rsidRDefault="002F46B8" w:rsidP="002F46B8">
      <w:pPr>
        <w:jc w:val="center"/>
        <w:rPr>
          <w:rFonts w:ascii="Times New Roman" w:hAnsi="Times New Roman" w:cs="Times New Roman"/>
          <w:b/>
          <w:bCs/>
          <w:sz w:val="36"/>
          <w:szCs w:val="36"/>
        </w:rPr>
      </w:pPr>
    </w:p>
    <w:p w14:paraId="653F45E8" w14:textId="77777777" w:rsidR="002F46B8" w:rsidRPr="002F46B8" w:rsidRDefault="002F46B8" w:rsidP="002F46B8">
      <w:pPr>
        <w:jc w:val="center"/>
        <w:rPr>
          <w:rFonts w:ascii="Times New Roman" w:hAnsi="Times New Roman" w:cs="Times New Roman"/>
          <w:b/>
          <w:bCs/>
          <w:sz w:val="36"/>
          <w:szCs w:val="36"/>
        </w:rPr>
      </w:pPr>
    </w:p>
    <w:p w14:paraId="72625F2A" w14:textId="6EB1E8D8" w:rsidR="00F63166" w:rsidRPr="00F16D80" w:rsidRDefault="00F63166" w:rsidP="00F63166">
      <w:pPr>
        <w:rPr>
          <w:sz w:val="24"/>
          <w:szCs w:val="24"/>
        </w:rPr>
      </w:pPr>
      <w:r w:rsidRPr="00F16D80">
        <w:rPr>
          <w:sz w:val="24"/>
          <w:szCs w:val="24"/>
        </w:rPr>
        <w:t xml:space="preserve">                                                                                                                        Khushb</w:t>
      </w:r>
      <w:r w:rsidR="00E413B0">
        <w:rPr>
          <w:sz w:val="24"/>
          <w:szCs w:val="24"/>
        </w:rPr>
        <w:t>u</w:t>
      </w:r>
      <w:r w:rsidRPr="00F16D80">
        <w:rPr>
          <w:sz w:val="24"/>
          <w:szCs w:val="24"/>
        </w:rPr>
        <w:t xml:space="preserve"> </w:t>
      </w:r>
      <w:r w:rsidR="00AA7540">
        <w:rPr>
          <w:sz w:val="24"/>
          <w:szCs w:val="24"/>
        </w:rPr>
        <w:t>Rawat</w:t>
      </w:r>
    </w:p>
    <w:p w14:paraId="7D319381" w14:textId="08433B3E" w:rsidR="00F63166" w:rsidRPr="00F16D80" w:rsidRDefault="00F63166" w:rsidP="00F63166">
      <w:pPr>
        <w:rPr>
          <w:sz w:val="24"/>
          <w:szCs w:val="24"/>
        </w:rPr>
      </w:pPr>
      <w:r w:rsidRPr="00F16D80">
        <w:rPr>
          <w:sz w:val="24"/>
          <w:szCs w:val="24"/>
        </w:rPr>
        <w:t xml:space="preserve">                                                                                                                        Enroll No</w:t>
      </w:r>
      <w:r w:rsidR="00F16D80">
        <w:rPr>
          <w:sz w:val="24"/>
          <w:szCs w:val="24"/>
        </w:rPr>
        <w:t xml:space="preserve"> </w:t>
      </w:r>
      <w:r w:rsidRPr="00F16D80">
        <w:rPr>
          <w:sz w:val="24"/>
          <w:szCs w:val="24"/>
        </w:rPr>
        <w:t>UU250900018</w:t>
      </w:r>
      <w:r w:rsidR="00AA7540">
        <w:rPr>
          <w:sz w:val="24"/>
          <w:szCs w:val="24"/>
        </w:rPr>
        <w:t>1</w:t>
      </w:r>
    </w:p>
    <w:p w14:paraId="20B9C68D" w14:textId="231C16BA" w:rsidR="00F63166" w:rsidRPr="00F16D80" w:rsidRDefault="00F63166" w:rsidP="00F63166">
      <w:pPr>
        <w:rPr>
          <w:sz w:val="24"/>
          <w:szCs w:val="24"/>
        </w:rPr>
      </w:pPr>
      <w:r w:rsidRPr="00F16D80">
        <w:rPr>
          <w:sz w:val="24"/>
          <w:szCs w:val="24"/>
        </w:rPr>
        <w:t xml:space="preserve">                                                                                                                        B.C.A 2</w:t>
      </w:r>
      <w:r w:rsidR="00F16D80" w:rsidRPr="00F16D80">
        <w:rPr>
          <w:sz w:val="24"/>
          <w:szCs w:val="24"/>
          <w:vertAlign w:val="superscript"/>
        </w:rPr>
        <w:t>nd</w:t>
      </w:r>
      <w:r w:rsidR="00F16D80">
        <w:rPr>
          <w:sz w:val="24"/>
          <w:szCs w:val="24"/>
        </w:rPr>
        <w:t xml:space="preserve"> </w:t>
      </w:r>
      <w:r w:rsidRPr="00F16D80">
        <w:rPr>
          <w:sz w:val="24"/>
          <w:szCs w:val="24"/>
        </w:rPr>
        <w:t>semester</w:t>
      </w:r>
    </w:p>
    <w:p w14:paraId="2723B707" w14:textId="07A0A6A1" w:rsidR="00F63166" w:rsidRPr="00F63166" w:rsidRDefault="00F63166" w:rsidP="00F63166">
      <w:r w:rsidRPr="00F16D80">
        <w:rPr>
          <w:sz w:val="24"/>
          <w:szCs w:val="24"/>
        </w:rPr>
        <w:t xml:space="preserve">                                                                                                                        Section</w:t>
      </w:r>
      <w:r w:rsidR="00F16D80">
        <w:rPr>
          <w:sz w:val="24"/>
          <w:szCs w:val="24"/>
        </w:rPr>
        <w:t>:</w:t>
      </w:r>
      <w:r w:rsidRPr="00F16D80">
        <w:rPr>
          <w:sz w:val="24"/>
          <w:szCs w:val="24"/>
        </w:rPr>
        <w:t>- ‘F’</w:t>
      </w:r>
      <w:r w:rsidRPr="00F63166">
        <w:t xml:space="preserve">  </w:t>
      </w:r>
    </w:p>
    <w:p w14:paraId="7CCC9223" w14:textId="746378F1" w:rsidR="00DC3276" w:rsidRDefault="00F63166" w:rsidP="00F63166">
      <w:pPr>
        <w:tabs>
          <w:tab w:val="left" w:pos="6561"/>
          <w:tab w:val="right" w:pos="9026"/>
        </w:tabs>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C327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D6EA52C" w14:textId="7C4BE4C3" w:rsidR="00272DA9" w:rsidRPr="00E56F5C" w:rsidRDefault="00E47579" w:rsidP="003D4219">
      <w:pPr>
        <w:jc w:val="center"/>
        <w:rPr>
          <w:rFonts w:ascii="Times New Roman" w:hAnsi="Times New Roman" w:cs="Times New Roman"/>
          <w:b/>
          <w:bCs/>
          <w:sz w:val="40"/>
          <w:szCs w:val="40"/>
          <w:u w:val="single"/>
        </w:rPr>
      </w:pPr>
      <w:r w:rsidRPr="00E56F5C">
        <w:rPr>
          <w:rFonts w:ascii="Times New Roman" w:hAnsi="Times New Roman" w:cs="Times New Roman"/>
          <w:b/>
          <w:bCs/>
          <w:sz w:val="40"/>
          <w:szCs w:val="40"/>
          <w:u w:val="single"/>
        </w:rPr>
        <w:lastRenderedPageBreak/>
        <w:t>CERTIFICATE</w:t>
      </w:r>
    </w:p>
    <w:p w14:paraId="058F829F" w14:textId="77777777" w:rsidR="003D4219" w:rsidRDefault="003D4219" w:rsidP="003D4219">
      <w:pPr>
        <w:jc w:val="center"/>
        <w:rPr>
          <w:rFonts w:ascii="Times New Roman" w:hAnsi="Times New Roman" w:cs="Times New Roman"/>
          <w:b/>
          <w:bCs/>
          <w:sz w:val="36"/>
          <w:szCs w:val="36"/>
        </w:rPr>
      </w:pPr>
    </w:p>
    <w:p w14:paraId="33370562" w14:textId="5BD3DC71" w:rsidR="003D4219" w:rsidRDefault="003D4219" w:rsidP="00E56F5C">
      <w:pPr>
        <w:spacing w:line="360" w:lineRule="auto"/>
        <w:jc w:val="both"/>
        <w:rPr>
          <w:rFonts w:ascii="Times New Roman" w:hAnsi="Times New Roman" w:cs="Times New Roman"/>
          <w:sz w:val="24"/>
          <w:szCs w:val="24"/>
        </w:rPr>
      </w:pPr>
      <w:r w:rsidRPr="003D4219">
        <w:rPr>
          <w:rFonts w:ascii="Times New Roman" w:hAnsi="Times New Roman" w:cs="Times New Roman"/>
          <w:sz w:val="24"/>
          <w:szCs w:val="24"/>
        </w:rPr>
        <w:t xml:space="preserve">This is to certify that </w:t>
      </w:r>
      <w:r w:rsidRPr="00E56F5C">
        <w:rPr>
          <w:rFonts w:ascii="Times New Roman" w:hAnsi="Times New Roman" w:cs="Times New Roman"/>
          <w:b/>
          <w:bCs/>
          <w:sz w:val="24"/>
          <w:szCs w:val="24"/>
        </w:rPr>
        <w:t>Khushb</w:t>
      </w:r>
      <w:r w:rsidR="00E413B0">
        <w:rPr>
          <w:rFonts w:ascii="Times New Roman" w:hAnsi="Times New Roman" w:cs="Times New Roman"/>
          <w:b/>
          <w:bCs/>
          <w:sz w:val="24"/>
          <w:szCs w:val="24"/>
        </w:rPr>
        <w:t>u</w:t>
      </w:r>
      <w:r w:rsidRPr="00E56F5C">
        <w:rPr>
          <w:rFonts w:ascii="Times New Roman" w:hAnsi="Times New Roman" w:cs="Times New Roman"/>
          <w:b/>
          <w:bCs/>
          <w:sz w:val="24"/>
          <w:szCs w:val="24"/>
        </w:rPr>
        <w:t xml:space="preserve"> </w:t>
      </w:r>
      <w:r w:rsidR="00EA5781">
        <w:rPr>
          <w:rFonts w:ascii="Times New Roman" w:hAnsi="Times New Roman" w:cs="Times New Roman"/>
          <w:b/>
          <w:bCs/>
          <w:sz w:val="24"/>
          <w:szCs w:val="24"/>
        </w:rPr>
        <w:t>Rawat</w:t>
      </w:r>
      <w:r w:rsidRPr="003D4219">
        <w:rPr>
          <w:rFonts w:ascii="Times New Roman" w:hAnsi="Times New Roman" w:cs="Times New Roman"/>
          <w:sz w:val="24"/>
          <w:szCs w:val="24"/>
        </w:rPr>
        <w:t xml:space="preserve"> of BCA 2 semester, of </w:t>
      </w:r>
      <w:r w:rsidRPr="00E56F5C">
        <w:rPr>
          <w:rFonts w:ascii="Times New Roman" w:hAnsi="Times New Roman" w:cs="Times New Roman"/>
          <w:b/>
          <w:bCs/>
          <w:sz w:val="24"/>
          <w:szCs w:val="24"/>
        </w:rPr>
        <w:t>Uttaranchal School of Computing Sciences</w:t>
      </w:r>
      <w:r w:rsidRPr="003D4219">
        <w:rPr>
          <w:rFonts w:ascii="Times New Roman" w:hAnsi="Times New Roman" w:cs="Times New Roman"/>
          <w:sz w:val="24"/>
          <w:szCs w:val="24"/>
        </w:rPr>
        <w:t>, Dehradun has been successfully completed the project report,</w:t>
      </w:r>
      <w:r>
        <w:rPr>
          <w:rFonts w:ascii="Times New Roman" w:hAnsi="Times New Roman" w:cs="Times New Roman"/>
          <w:sz w:val="24"/>
          <w:szCs w:val="24"/>
        </w:rPr>
        <w:t xml:space="preserve"> </w:t>
      </w:r>
      <w:r w:rsidRPr="003D4219">
        <w:rPr>
          <w:rFonts w:ascii="Times New Roman" w:hAnsi="Times New Roman" w:cs="Times New Roman"/>
          <w:sz w:val="24"/>
          <w:szCs w:val="24"/>
        </w:rPr>
        <w:t xml:space="preserve">for the </w:t>
      </w:r>
      <w:r w:rsidRPr="00E56F5C">
        <w:rPr>
          <w:rFonts w:ascii="Times New Roman" w:hAnsi="Times New Roman" w:cs="Times New Roman"/>
          <w:b/>
          <w:bCs/>
          <w:sz w:val="24"/>
          <w:szCs w:val="24"/>
        </w:rPr>
        <w:t>“Daily Planner System”</w:t>
      </w:r>
      <w:r w:rsidRPr="003D4219">
        <w:rPr>
          <w:rFonts w:ascii="Times New Roman" w:hAnsi="Times New Roman" w:cs="Times New Roman"/>
          <w:sz w:val="24"/>
          <w:szCs w:val="24"/>
        </w:rPr>
        <w:t xml:space="preserve"> for the session (202</w:t>
      </w:r>
      <w:r w:rsidR="00E56F5C">
        <w:rPr>
          <w:rFonts w:ascii="Times New Roman" w:hAnsi="Times New Roman" w:cs="Times New Roman"/>
          <w:sz w:val="24"/>
          <w:szCs w:val="24"/>
        </w:rPr>
        <w:t>5</w:t>
      </w:r>
      <w:r w:rsidRPr="003D4219">
        <w:rPr>
          <w:rFonts w:ascii="Times New Roman" w:hAnsi="Times New Roman" w:cs="Times New Roman"/>
          <w:sz w:val="24"/>
          <w:szCs w:val="24"/>
        </w:rPr>
        <w:t>-202</w:t>
      </w:r>
      <w:r w:rsidR="00E56F5C">
        <w:rPr>
          <w:rFonts w:ascii="Times New Roman" w:hAnsi="Times New Roman" w:cs="Times New Roman"/>
          <w:sz w:val="24"/>
          <w:szCs w:val="24"/>
        </w:rPr>
        <w:t>6)</w:t>
      </w:r>
      <w:r w:rsidRPr="003D4219">
        <w:rPr>
          <w:rFonts w:ascii="Times New Roman" w:hAnsi="Times New Roman" w:cs="Times New Roman"/>
          <w:sz w:val="24"/>
          <w:szCs w:val="24"/>
        </w:rPr>
        <w:t>.</w:t>
      </w:r>
    </w:p>
    <w:p w14:paraId="7A528556" w14:textId="77777777" w:rsidR="003D4219" w:rsidRDefault="003D4219" w:rsidP="003D4219">
      <w:pPr>
        <w:rPr>
          <w:rFonts w:ascii="Times New Roman" w:hAnsi="Times New Roman" w:cs="Times New Roman"/>
          <w:sz w:val="24"/>
          <w:szCs w:val="24"/>
        </w:rPr>
      </w:pPr>
    </w:p>
    <w:p w14:paraId="4F477F49" w14:textId="77777777" w:rsidR="003D4219" w:rsidRDefault="003D4219" w:rsidP="003D4219">
      <w:pPr>
        <w:rPr>
          <w:rFonts w:ascii="Times New Roman" w:hAnsi="Times New Roman" w:cs="Times New Roman"/>
          <w:sz w:val="24"/>
          <w:szCs w:val="24"/>
        </w:rPr>
      </w:pPr>
    </w:p>
    <w:p w14:paraId="451C2306" w14:textId="77777777" w:rsidR="003D4219" w:rsidRDefault="003D4219" w:rsidP="003D4219">
      <w:pPr>
        <w:rPr>
          <w:rFonts w:ascii="Times New Roman" w:hAnsi="Times New Roman" w:cs="Times New Roman"/>
          <w:sz w:val="24"/>
          <w:szCs w:val="24"/>
        </w:rPr>
      </w:pPr>
    </w:p>
    <w:p w14:paraId="1E61192A" w14:textId="77777777" w:rsidR="003D4219" w:rsidRDefault="003D4219" w:rsidP="003D4219">
      <w:pPr>
        <w:rPr>
          <w:rFonts w:ascii="Times New Roman" w:hAnsi="Times New Roman" w:cs="Times New Roman"/>
          <w:sz w:val="24"/>
          <w:szCs w:val="24"/>
        </w:rPr>
      </w:pPr>
    </w:p>
    <w:p w14:paraId="766BC2D3" w14:textId="063A5E1B" w:rsidR="003D4219" w:rsidRPr="00E56F5C" w:rsidRDefault="003D4219" w:rsidP="003D4219">
      <w:pPr>
        <w:jc w:val="center"/>
        <w:rPr>
          <w:rFonts w:ascii="Times New Roman" w:hAnsi="Times New Roman" w:cs="Times New Roman"/>
          <w:b/>
          <w:bCs/>
          <w:sz w:val="24"/>
          <w:szCs w:val="24"/>
        </w:rPr>
      </w:pPr>
      <w:r w:rsidRPr="00E56F5C">
        <w:rPr>
          <w:rFonts w:ascii="Times New Roman" w:hAnsi="Times New Roman" w:cs="Times New Roman"/>
          <w:b/>
          <w:bCs/>
          <w:sz w:val="24"/>
          <w:szCs w:val="24"/>
        </w:rPr>
        <w:t xml:space="preserve">                                                                                                       Under the guidance of: </w:t>
      </w:r>
    </w:p>
    <w:p w14:paraId="3A627853" w14:textId="2F83E1DF" w:rsidR="003D4219" w:rsidRDefault="00E56F5C" w:rsidP="00E56F5C">
      <w:pPr>
        <w:jc w:val="center"/>
        <w:rPr>
          <w:rFonts w:ascii="Times New Roman" w:hAnsi="Times New Roman" w:cs="Times New Roman"/>
          <w:sz w:val="24"/>
          <w:szCs w:val="24"/>
        </w:rPr>
      </w:pPr>
      <w:r>
        <w:rPr>
          <w:rFonts w:ascii="Times New Roman" w:hAnsi="Times New Roman" w:cs="Times New Roman"/>
          <w:sz w:val="24"/>
          <w:szCs w:val="24"/>
        </w:rPr>
        <w:t xml:space="preserve">                                                                                                     </w:t>
      </w:r>
      <w:r w:rsidR="003D4219">
        <w:rPr>
          <w:rFonts w:ascii="Times New Roman" w:hAnsi="Times New Roman" w:cs="Times New Roman"/>
          <w:sz w:val="24"/>
          <w:szCs w:val="24"/>
        </w:rPr>
        <w:t>Ms. Manisha Khanduja</w:t>
      </w:r>
    </w:p>
    <w:p w14:paraId="34D5A0C1" w14:textId="2B6A38E9" w:rsidR="003D4219" w:rsidRDefault="003D4219" w:rsidP="003D4219">
      <w:pPr>
        <w:rPr>
          <w:rFonts w:ascii="Times New Roman" w:hAnsi="Times New Roman" w:cs="Times New Roman"/>
          <w:sz w:val="24"/>
          <w:szCs w:val="24"/>
        </w:rPr>
      </w:pPr>
      <w:r>
        <w:rPr>
          <w:rFonts w:ascii="Times New Roman" w:hAnsi="Times New Roman" w:cs="Times New Roman"/>
          <w:sz w:val="24"/>
          <w:szCs w:val="24"/>
        </w:rPr>
        <w:t xml:space="preserve">                                                                                                        </w:t>
      </w:r>
      <w:r w:rsidR="00E56F5C">
        <w:rPr>
          <w:rFonts w:ascii="Times New Roman" w:hAnsi="Times New Roman" w:cs="Times New Roman"/>
          <w:sz w:val="24"/>
          <w:szCs w:val="24"/>
        </w:rPr>
        <w:t xml:space="preserve">  </w:t>
      </w:r>
      <w:r>
        <w:rPr>
          <w:rFonts w:ascii="Times New Roman" w:hAnsi="Times New Roman" w:cs="Times New Roman"/>
          <w:sz w:val="24"/>
          <w:szCs w:val="24"/>
        </w:rPr>
        <w:t xml:space="preserve"> Assistant professor-</w:t>
      </w:r>
      <w:r w:rsidR="00E56F5C">
        <w:rPr>
          <w:rFonts w:ascii="Times New Roman" w:hAnsi="Times New Roman" w:cs="Times New Roman"/>
          <w:sz w:val="24"/>
          <w:szCs w:val="24"/>
        </w:rPr>
        <w:t>USCS</w:t>
      </w:r>
    </w:p>
    <w:p w14:paraId="332FA610" w14:textId="707A750D" w:rsidR="003D4219" w:rsidRDefault="003D4219" w:rsidP="00E56F5C">
      <w:pPr>
        <w:jc w:val="center"/>
        <w:rPr>
          <w:rFonts w:ascii="Times New Roman" w:hAnsi="Times New Roman" w:cs="Times New Roman"/>
          <w:sz w:val="24"/>
          <w:szCs w:val="24"/>
        </w:rPr>
      </w:pPr>
      <w:r>
        <w:rPr>
          <w:rFonts w:ascii="Times New Roman" w:hAnsi="Times New Roman" w:cs="Times New Roman"/>
          <w:sz w:val="24"/>
          <w:szCs w:val="24"/>
        </w:rPr>
        <w:t xml:space="preserve">                                                              </w:t>
      </w:r>
      <w:r w:rsidR="00E56F5C">
        <w:rPr>
          <w:rFonts w:ascii="Times New Roman" w:hAnsi="Times New Roman" w:cs="Times New Roman"/>
          <w:sz w:val="24"/>
          <w:szCs w:val="24"/>
        </w:rPr>
        <w:t xml:space="preserve">                                     </w:t>
      </w:r>
      <w:r>
        <w:rPr>
          <w:rFonts w:ascii="Times New Roman" w:hAnsi="Times New Roman" w:cs="Times New Roman"/>
          <w:sz w:val="24"/>
          <w:szCs w:val="24"/>
        </w:rPr>
        <w:t>Uttaranchal University</w:t>
      </w:r>
    </w:p>
    <w:p w14:paraId="5E8A33E0" w14:textId="77777777" w:rsidR="003D4219" w:rsidRDefault="003D4219" w:rsidP="003D4219">
      <w:pPr>
        <w:rPr>
          <w:rFonts w:ascii="Times New Roman" w:hAnsi="Times New Roman" w:cs="Times New Roman"/>
          <w:sz w:val="24"/>
          <w:szCs w:val="24"/>
        </w:rPr>
      </w:pPr>
    </w:p>
    <w:p w14:paraId="3152B33E" w14:textId="77777777" w:rsidR="003D4219" w:rsidRDefault="003D4219" w:rsidP="003D4219">
      <w:pPr>
        <w:rPr>
          <w:rFonts w:ascii="Times New Roman" w:hAnsi="Times New Roman" w:cs="Times New Roman"/>
          <w:sz w:val="24"/>
          <w:szCs w:val="24"/>
        </w:rPr>
      </w:pPr>
    </w:p>
    <w:p w14:paraId="1111DAC5" w14:textId="77777777" w:rsidR="003D4219" w:rsidRDefault="003D4219" w:rsidP="003D4219">
      <w:pPr>
        <w:rPr>
          <w:rFonts w:ascii="Times New Roman" w:hAnsi="Times New Roman" w:cs="Times New Roman"/>
          <w:sz w:val="24"/>
          <w:szCs w:val="24"/>
        </w:rPr>
      </w:pPr>
    </w:p>
    <w:p w14:paraId="579E6AE4" w14:textId="77777777" w:rsidR="003D4219" w:rsidRDefault="003D4219" w:rsidP="003D4219">
      <w:pPr>
        <w:rPr>
          <w:rFonts w:ascii="Times New Roman" w:hAnsi="Times New Roman" w:cs="Times New Roman"/>
          <w:sz w:val="24"/>
          <w:szCs w:val="24"/>
        </w:rPr>
      </w:pPr>
    </w:p>
    <w:p w14:paraId="41FC2783" w14:textId="77777777" w:rsidR="003D4219" w:rsidRPr="003D4219" w:rsidRDefault="003D4219" w:rsidP="003D4219">
      <w:pPr>
        <w:rPr>
          <w:rFonts w:ascii="Times New Roman" w:hAnsi="Times New Roman" w:cs="Times New Roman"/>
          <w:sz w:val="24"/>
          <w:szCs w:val="24"/>
        </w:rPr>
      </w:pPr>
    </w:p>
    <w:p w14:paraId="7BCFCB62" w14:textId="5EF7265F" w:rsidR="00012E90" w:rsidRDefault="00012E90" w:rsidP="00333F31">
      <w:pPr>
        <w:jc w:val="right"/>
        <w:rPr>
          <w:rFonts w:asciiTheme="majorHAnsi" w:eastAsiaTheme="majorEastAsia" w:hAnsiTheme="majorHAnsi" w:cstheme="majorBidi"/>
          <w:color w:val="2F5496" w:themeColor="accent1" w:themeShade="BF"/>
          <w:sz w:val="32"/>
          <w:szCs w:val="32"/>
        </w:rPr>
      </w:pPr>
    </w:p>
    <w:p w14:paraId="10C95C96" w14:textId="77777777" w:rsidR="006370FE" w:rsidRDefault="006370FE" w:rsidP="00E26573">
      <w:pPr>
        <w:jc w:val="center"/>
        <w:rPr>
          <w:rFonts w:ascii="Times New Roman" w:hAnsi="Times New Roman" w:cs="Times New Roman"/>
          <w:b/>
          <w:bCs/>
          <w:sz w:val="36"/>
          <w:szCs w:val="36"/>
          <w:u w:val="single"/>
        </w:rPr>
      </w:pPr>
    </w:p>
    <w:p w14:paraId="59DAA304" w14:textId="77777777" w:rsidR="006370FE" w:rsidRDefault="006370FE" w:rsidP="00E26573">
      <w:pPr>
        <w:jc w:val="center"/>
        <w:rPr>
          <w:rFonts w:ascii="Times New Roman" w:hAnsi="Times New Roman" w:cs="Times New Roman"/>
          <w:b/>
          <w:bCs/>
          <w:sz w:val="36"/>
          <w:szCs w:val="36"/>
          <w:u w:val="single"/>
        </w:rPr>
      </w:pPr>
    </w:p>
    <w:p w14:paraId="03BFDD65" w14:textId="77777777" w:rsidR="006370FE" w:rsidRDefault="006370FE" w:rsidP="00E26573">
      <w:pPr>
        <w:jc w:val="center"/>
        <w:rPr>
          <w:rFonts w:ascii="Times New Roman" w:hAnsi="Times New Roman" w:cs="Times New Roman"/>
          <w:b/>
          <w:bCs/>
          <w:sz w:val="36"/>
          <w:szCs w:val="36"/>
          <w:u w:val="single"/>
        </w:rPr>
      </w:pPr>
    </w:p>
    <w:p w14:paraId="4D10A30A" w14:textId="77777777" w:rsidR="00FD6CD3" w:rsidRDefault="00FD6CD3" w:rsidP="00E26573">
      <w:pPr>
        <w:jc w:val="center"/>
        <w:rPr>
          <w:rFonts w:ascii="Times New Roman" w:hAnsi="Times New Roman" w:cs="Times New Roman"/>
          <w:b/>
          <w:bCs/>
          <w:sz w:val="36"/>
          <w:szCs w:val="36"/>
          <w:u w:val="single"/>
        </w:rPr>
      </w:pPr>
    </w:p>
    <w:p w14:paraId="76D2D08F" w14:textId="77777777" w:rsidR="00FD6CD3" w:rsidRDefault="00FD6CD3" w:rsidP="00E26573">
      <w:pPr>
        <w:jc w:val="center"/>
        <w:rPr>
          <w:rFonts w:ascii="Times New Roman" w:hAnsi="Times New Roman" w:cs="Times New Roman"/>
          <w:b/>
          <w:bCs/>
          <w:sz w:val="36"/>
          <w:szCs w:val="36"/>
          <w:u w:val="single"/>
        </w:rPr>
      </w:pPr>
    </w:p>
    <w:p w14:paraId="307141C3" w14:textId="77777777" w:rsidR="00FD6CD3" w:rsidRDefault="00FD6CD3" w:rsidP="00E26573">
      <w:pPr>
        <w:jc w:val="center"/>
        <w:rPr>
          <w:rFonts w:ascii="Times New Roman" w:hAnsi="Times New Roman" w:cs="Times New Roman"/>
          <w:b/>
          <w:bCs/>
          <w:sz w:val="36"/>
          <w:szCs w:val="36"/>
          <w:u w:val="single"/>
        </w:rPr>
      </w:pPr>
    </w:p>
    <w:p w14:paraId="5CFBD845" w14:textId="77777777" w:rsidR="00FD6CD3" w:rsidRDefault="00FD6CD3" w:rsidP="00E26573">
      <w:pPr>
        <w:jc w:val="center"/>
        <w:rPr>
          <w:rFonts w:ascii="Times New Roman" w:hAnsi="Times New Roman" w:cs="Times New Roman"/>
          <w:b/>
          <w:bCs/>
          <w:sz w:val="36"/>
          <w:szCs w:val="36"/>
          <w:u w:val="single"/>
        </w:rPr>
      </w:pPr>
    </w:p>
    <w:p w14:paraId="7DB9A963" w14:textId="77777777" w:rsidR="00FD6CD3" w:rsidRDefault="00FD6CD3" w:rsidP="00E26573">
      <w:pPr>
        <w:jc w:val="center"/>
        <w:rPr>
          <w:rFonts w:ascii="Times New Roman" w:hAnsi="Times New Roman" w:cs="Times New Roman"/>
          <w:b/>
          <w:bCs/>
          <w:sz w:val="36"/>
          <w:szCs w:val="36"/>
          <w:u w:val="single"/>
        </w:rPr>
      </w:pPr>
    </w:p>
    <w:p w14:paraId="57930D48" w14:textId="44A4B4D2" w:rsidR="00012E90" w:rsidRPr="005E3ABD" w:rsidRDefault="00E26573" w:rsidP="00E26573">
      <w:pPr>
        <w:jc w:val="center"/>
        <w:rPr>
          <w:rFonts w:ascii="Times New Roman" w:hAnsi="Times New Roman" w:cs="Times New Roman"/>
          <w:b/>
          <w:bCs/>
          <w:sz w:val="40"/>
          <w:szCs w:val="40"/>
          <w:u w:val="single"/>
        </w:rPr>
      </w:pPr>
      <w:r w:rsidRPr="005E3ABD">
        <w:rPr>
          <w:rFonts w:ascii="Times New Roman" w:hAnsi="Times New Roman" w:cs="Times New Roman"/>
          <w:b/>
          <w:bCs/>
          <w:sz w:val="40"/>
          <w:szCs w:val="40"/>
          <w:u w:val="single"/>
        </w:rPr>
        <w:lastRenderedPageBreak/>
        <w:t>TABLE OF CONTENT</w:t>
      </w:r>
      <w:r w:rsidR="001B45BA" w:rsidRPr="005E3ABD">
        <w:rPr>
          <w:rFonts w:ascii="Times New Roman" w:hAnsi="Times New Roman" w:cs="Times New Roman"/>
          <w:b/>
          <w:bCs/>
          <w:sz w:val="40"/>
          <w:szCs w:val="40"/>
          <w:u w:val="single"/>
        </w:rPr>
        <w:t>S</w:t>
      </w:r>
    </w:p>
    <w:tbl>
      <w:tblPr>
        <w:tblStyle w:val="TableGrid"/>
        <w:tblW w:w="0" w:type="auto"/>
        <w:tblLook w:val="04A0" w:firstRow="1" w:lastRow="0" w:firstColumn="1" w:lastColumn="0" w:noHBand="0" w:noVBand="1"/>
      </w:tblPr>
      <w:tblGrid>
        <w:gridCol w:w="1034"/>
        <w:gridCol w:w="5891"/>
        <w:gridCol w:w="1803"/>
      </w:tblGrid>
      <w:tr w:rsidR="001B45BA" w14:paraId="7FD39686" w14:textId="77777777" w:rsidTr="00126158">
        <w:trPr>
          <w:trHeight w:val="634"/>
        </w:trPr>
        <w:tc>
          <w:tcPr>
            <w:tcW w:w="996" w:type="dxa"/>
          </w:tcPr>
          <w:p w14:paraId="23BABB44" w14:textId="794AB9A6" w:rsidR="001B45BA" w:rsidRPr="00AE7BB1" w:rsidRDefault="00AE7BB1" w:rsidP="00E26573">
            <w:pPr>
              <w:jc w:val="center"/>
              <w:rPr>
                <w:rFonts w:ascii="Times New Roman" w:hAnsi="Times New Roman" w:cs="Times New Roman"/>
                <w:b/>
                <w:bCs/>
                <w:sz w:val="32"/>
                <w:szCs w:val="32"/>
                <w:u w:val="single"/>
              </w:rPr>
            </w:pPr>
            <w:r w:rsidRPr="00ED5D37">
              <w:rPr>
                <w:rFonts w:ascii="Times New Roman" w:hAnsi="Times New Roman" w:cs="Times New Roman"/>
                <w:b/>
                <w:bCs/>
                <w:sz w:val="32"/>
                <w:szCs w:val="32"/>
              </w:rPr>
              <w:t>S</w:t>
            </w:r>
            <w:r w:rsidR="0001222F" w:rsidRPr="00ED5D37">
              <w:rPr>
                <w:rFonts w:ascii="Times New Roman" w:hAnsi="Times New Roman" w:cs="Times New Roman"/>
                <w:b/>
                <w:bCs/>
                <w:sz w:val="32"/>
                <w:szCs w:val="32"/>
              </w:rPr>
              <w:t>.NO.</w:t>
            </w:r>
          </w:p>
        </w:tc>
        <w:tc>
          <w:tcPr>
            <w:tcW w:w="5891" w:type="dxa"/>
          </w:tcPr>
          <w:p w14:paraId="4DAEF7D1" w14:textId="315AF745" w:rsidR="001B45BA" w:rsidRPr="00ED5D37" w:rsidRDefault="0001222F" w:rsidP="00E26573">
            <w:pPr>
              <w:jc w:val="center"/>
              <w:rPr>
                <w:rFonts w:ascii="Times New Roman" w:hAnsi="Times New Roman" w:cs="Times New Roman"/>
                <w:b/>
                <w:bCs/>
                <w:sz w:val="32"/>
                <w:szCs w:val="32"/>
              </w:rPr>
            </w:pPr>
            <w:r w:rsidRPr="00ED5D37">
              <w:rPr>
                <w:rFonts w:ascii="Times New Roman" w:hAnsi="Times New Roman" w:cs="Times New Roman"/>
                <w:b/>
                <w:bCs/>
                <w:sz w:val="32"/>
                <w:szCs w:val="32"/>
              </w:rPr>
              <w:t>CONTENT</w:t>
            </w:r>
          </w:p>
        </w:tc>
        <w:tc>
          <w:tcPr>
            <w:tcW w:w="1803" w:type="dxa"/>
          </w:tcPr>
          <w:p w14:paraId="4C65FE24" w14:textId="6D8E6DB9" w:rsidR="001B45BA" w:rsidRPr="00ED5D37" w:rsidRDefault="0001222F" w:rsidP="00E26573">
            <w:pPr>
              <w:jc w:val="center"/>
              <w:rPr>
                <w:rFonts w:ascii="Times New Roman" w:hAnsi="Times New Roman" w:cs="Times New Roman"/>
                <w:b/>
                <w:bCs/>
                <w:sz w:val="32"/>
                <w:szCs w:val="32"/>
              </w:rPr>
            </w:pPr>
            <w:r w:rsidRPr="00ED5D37">
              <w:rPr>
                <w:rFonts w:ascii="Times New Roman" w:hAnsi="Times New Roman" w:cs="Times New Roman"/>
                <w:b/>
                <w:bCs/>
                <w:sz w:val="32"/>
                <w:szCs w:val="32"/>
              </w:rPr>
              <w:t>PAGE NO.</w:t>
            </w:r>
          </w:p>
        </w:tc>
      </w:tr>
      <w:tr w:rsidR="001B45BA" w14:paraId="354D5D08" w14:textId="77777777" w:rsidTr="00126158">
        <w:trPr>
          <w:trHeight w:val="270"/>
        </w:trPr>
        <w:tc>
          <w:tcPr>
            <w:tcW w:w="996" w:type="dxa"/>
          </w:tcPr>
          <w:p w14:paraId="73427EA6" w14:textId="77777777" w:rsidR="001B45BA" w:rsidRDefault="001B45BA" w:rsidP="00E26573">
            <w:pPr>
              <w:jc w:val="center"/>
              <w:rPr>
                <w:rFonts w:ascii="Times New Roman" w:hAnsi="Times New Roman" w:cs="Times New Roman"/>
                <w:b/>
                <w:bCs/>
                <w:sz w:val="36"/>
                <w:szCs w:val="36"/>
                <w:u w:val="single"/>
              </w:rPr>
            </w:pPr>
          </w:p>
        </w:tc>
        <w:tc>
          <w:tcPr>
            <w:tcW w:w="5891" w:type="dxa"/>
          </w:tcPr>
          <w:p w14:paraId="59019CC4" w14:textId="00C281D9" w:rsidR="001B45BA" w:rsidRPr="00D072BF" w:rsidRDefault="00ED5D37" w:rsidP="00ED5D37">
            <w:pPr>
              <w:rPr>
                <w:rFonts w:ascii="Times New Roman" w:hAnsi="Times New Roman" w:cs="Times New Roman"/>
                <w:sz w:val="28"/>
                <w:szCs w:val="28"/>
              </w:rPr>
            </w:pPr>
            <w:r w:rsidRPr="00D072BF">
              <w:rPr>
                <w:rFonts w:ascii="Times New Roman" w:hAnsi="Times New Roman" w:cs="Times New Roman"/>
                <w:sz w:val="28"/>
                <w:szCs w:val="28"/>
              </w:rPr>
              <w:t>Acknowledgement</w:t>
            </w:r>
          </w:p>
        </w:tc>
        <w:tc>
          <w:tcPr>
            <w:tcW w:w="1803" w:type="dxa"/>
          </w:tcPr>
          <w:p w14:paraId="2DE7EBCA" w14:textId="58DFECAF" w:rsidR="001B45BA" w:rsidRPr="006370FE" w:rsidRDefault="006370FE" w:rsidP="006370FE">
            <w:pPr>
              <w:jc w:val="center"/>
              <w:rPr>
                <w:rFonts w:ascii="Times New Roman" w:hAnsi="Times New Roman" w:cs="Times New Roman"/>
                <w:sz w:val="24"/>
                <w:szCs w:val="24"/>
              </w:rPr>
            </w:pPr>
            <w:r w:rsidRPr="006370FE">
              <w:rPr>
                <w:rFonts w:ascii="Times New Roman" w:hAnsi="Times New Roman" w:cs="Times New Roman"/>
                <w:sz w:val="24"/>
                <w:szCs w:val="24"/>
              </w:rPr>
              <w:t>I</w:t>
            </w:r>
          </w:p>
        </w:tc>
      </w:tr>
      <w:tr w:rsidR="001B45BA" w14:paraId="080C10B9" w14:textId="77777777" w:rsidTr="00126158">
        <w:trPr>
          <w:trHeight w:val="409"/>
        </w:trPr>
        <w:tc>
          <w:tcPr>
            <w:tcW w:w="996" w:type="dxa"/>
          </w:tcPr>
          <w:p w14:paraId="6CFE578F" w14:textId="77777777" w:rsidR="001B45BA" w:rsidRDefault="001B45BA" w:rsidP="00E26573">
            <w:pPr>
              <w:jc w:val="center"/>
              <w:rPr>
                <w:rFonts w:ascii="Times New Roman" w:hAnsi="Times New Roman" w:cs="Times New Roman"/>
                <w:b/>
                <w:bCs/>
                <w:sz w:val="36"/>
                <w:szCs w:val="36"/>
                <w:u w:val="single"/>
              </w:rPr>
            </w:pPr>
          </w:p>
        </w:tc>
        <w:tc>
          <w:tcPr>
            <w:tcW w:w="5891" w:type="dxa"/>
          </w:tcPr>
          <w:p w14:paraId="7471EB67" w14:textId="15033BE5" w:rsidR="001B45BA" w:rsidRPr="00D072BF" w:rsidRDefault="003F1D98" w:rsidP="003F1D98">
            <w:pPr>
              <w:rPr>
                <w:rFonts w:ascii="Times New Roman" w:hAnsi="Times New Roman" w:cs="Times New Roman"/>
                <w:sz w:val="28"/>
                <w:szCs w:val="28"/>
              </w:rPr>
            </w:pPr>
            <w:r w:rsidRPr="00D072BF">
              <w:rPr>
                <w:rFonts w:ascii="Times New Roman" w:hAnsi="Times New Roman" w:cs="Times New Roman"/>
                <w:sz w:val="28"/>
                <w:szCs w:val="28"/>
              </w:rPr>
              <w:t>Declaration</w:t>
            </w:r>
          </w:p>
        </w:tc>
        <w:tc>
          <w:tcPr>
            <w:tcW w:w="1803" w:type="dxa"/>
          </w:tcPr>
          <w:p w14:paraId="5160C255" w14:textId="720788DC" w:rsidR="001B45BA" w:rsidRPr="006370FE" w:rsidRDefault="006370FE" w:rsidP="006370FE">
            <w:pPr>
              <w:jc w:val="center"/>
              <w:rPr>
                <w:rFonts w:ascii="Times New Roman" w:hAnsi="Times New Roman" w:cs="Times New Roman"/>
                <w:sz w:val="24"/>
                <w:szCs w:val="24"/>
              </w:rPr>
            </w:pPr>
            <w:r w:rsidRPr="006370FE">
              <w:rPr>
                <w:rFonts w:ascii="Times New Roman" w:hAnsi="Times New Roman" w:cs="Times New Roman"/>
                <w:sz w:val="24"/>
                <w:szCs w:val="24"/>
              </w:rPr>
              <w:t>II</w:t>
            </w:r>
          </w:p>
        </w:tc>
      </w:tr>
      <w:tr w:rsidR="001B45BA" w14:paraId="16853FAF" w14:textId="77777777" w:rsidTr="00126158">
        <w:trPr>
          <w:trHeight w:val="397"/>
        </w:trPr>
        <w:tc>
          <w:tcPr>
            <w:tcW w:w="996" w:type="dxa"/>
          </w:tcPr>
          <w:p w14:paraId="0DC17BCC" w14:textId="77777777" w:rsidR="001B45BA" w:rsidRDefault="001B45BA" w:rsidP="00E26573">
            <w:pPr>
              <w:jc w:val="center"/>
              <w:rPr>
                <w:rFonts w:ascii="Times New Roman" w:hAnsi="Times New Roman" w:cs="Times New Roman"/>
                <w:b/>
                <w:bCs/>
                <w:sz w:val="36"/>
                <w:szCs w:val="36"/>
                <w:u w:val="single"/>
              </w:rPr>
            </w:pPr>
          </w:p>
        </w:tc>
        <w:tc>
          <w:tcPr>
            <w:tcW w:w="5891" w:type="dxa"/>
          </w:tcPr>
          <w:p w14:paraId="52B6FABA" w14:textId="3C7DD229" w:rsidR="001B45BA" w:rsidRPr="00D072BF" w:rsidRDefault="00310AED" w:rsidP="00310AED">
            <w:pPr>
              <w:rPr>
                <w:rFonts w:ascii="Times New Roman" w:hAnsi="Times New Roman" w:cs="Times New Roman"/>
                <w:sz w:val="28"/>
                <w:szCs w:val="28"/>
              </w:rPr>
            </w:pPr>
            <w:r w:rsidRPr="00D072BF">
              <w:rPr>
                <w:rFonts w:ascii="Times New Roman" w:hAnsi="Times New Roman" w:cs="Times New Roman"/>
                <w:sz w:val="28"/>
                <w:szCs w:val="28"/>
              </w:rPr>
              <w:t>Certificate</w:t>
            </w:r>
          </w:p>
        </w:tc>
        <w:tc>
          <w:tcPr>
            <w:tcW w:w="1803" w:type="dxa"/>
          </w:tcPr>
          <w:p w14:paraId="50BDA58F" w14:textId="60BD5A70" w:rsidR="001B45BA" w:rsidRPr="006370FE" w:rsidRDefault="006370FE" w:rsidP="006370FE">
            <w:pPr>
              <w:jc w:val="center"/>
              <w:rPr>
                <w:rFonts w:ascii="Times New Roman" w:hAnsi="Times New Roman" w:cs="Times New Roman"/>
                <w:sz w:val="24"/>
                <w:szCs w:val="24"/>
              </w:rPr>
            </w:pPr>
            <w:r w:rsidRPr="006370FE">
              <w:rPr>
                <w:rFonts w:ascii="Times New Roman" w:hAnsi="Times New Roman" w:cs="Times New Roman"/>
                <w:sz w:val="24"/>
                <w:szCs w:val="24"/>
              </w:rPr>
              <w:t>III</w:t>
            </w:r>
          </w:p>
        </w:tc>
      </w:tr>
      <w:tr w:rsidR="001B45BA" w14:paraId="10165481" w14:textId="77777777" w:rsidTr="00723A82">
        <w:trPr>
          <w:trHeight w:val="720"/>
        </w:trPr>
        <w:tc>
          <w:tcPr>
            <w:tcW w:w="996" w:type="dxa"/>
          </w:tcPr>
          <w:p w14:paraId="3FE7FCEB" w14:textId="4BA5E8FC" w:rsidR="001B45BA" w:rsidRPr="00FB27AE" w:rsidRDefault="00F97AA3" w:rsidP="00E26573">
            <w:pPr>
              <w:jc w:val="center"/>
              <w:rPr>
                <w:rFonts w:ascii="Times New Roman" w:hAnsi="Times New Roman" w:cs="Times New Roman"/>
                <w:sz w:val="24"/>
                <w:szCs w:val="24"/>
              </w:rPr>
            </w:pPr>
            <w:r w:rsidRPr="00FB27AE">
              <w:rPr>
                <w:rFonts w:ascii="Times New Roman" w:hAnsi="Times New Roman" w:cs="Times New Roman"/>
                <w:sz w:val="24"/>
                <w:szCs w:val="24"/>
              </w:rPr>
              <w:t>1.</w:t>
            </w:r>
          </w:p>
        </w:tc>
        <w:tc>
          <w:tcPr>
            <w:tcW w:w="5891" w:type="dxa"/>
          </w:tcPr>
          <w:p w14:paraId="2CC80D2D" w14:textId="77777777" w:rsidR="001B45BA" w:rsidRPr="00FB27AE" w:rsidRDefault="00982EB4" w:rsidP="00F97AA3">
            <w:pPr>
              <w:rPr>
                <w:rFonts w:ascii="Times New Roman" w:hAnsi="Times New Roman" w:cs="Times New Roman"/>
                <w:sz w:val="28"/>
                <w:szCs w:val="28"/>
              </w:rPr>
            </w:pPr>
            <w:r w:rsidRPr="00FB27AE">
              <w:rPr>
                <w:rFonts w:ascii="Times New Roman" w:hAnsi="Times New Roman" w:cs="Times New Roman"/>
                <w:sz w:val="28"/>
                <w:szCs w:val="28"/>
              </w:rPr>
              <w:t>Introduction</w:t>
            </w:r>
          </w:p>
          <w:p w14:paraId="0DAFC970" w14:textId="77777777" w:rsidR="00FA2BB9" w:rsidRDefault="00833FA0" w:rsidP="00833FA0">
            <w:pPr>
              <w:rPr>
                <w:rFonts w:ascii="Times New Roman" w:hAnsi="Times New Roman" w:cs="Times New Roman"/>
                <w:sz w:val="24"/>
                <w:szCs w:val="24"/>
              </w:rPr>
            </w:pPr>
            <w:r w:rsidRPr="00FB27AE">
              <w:rPr>
                <w:rFonts w:ascii="Times New Roman" w:hAnsi="Times New Roman" w:cs="Times New Roman"/>
                <w:sz w:val="24"/>
                <w:szCs w:val="24"/>
              </w:rPr>
              <w:t>1.1</w:t>
            </w:r>
            <w:r w:rsidR="00982EB4" w:rsidRPr="00FB27AE">
              <w:rPr>
                <w:rFonts w:ascii="Times New Roman" w:hAnsi="Times New Roman" w:cs="Times New Roman"/>
                <w:sz w:val="24"/>
                <w:szCs w:val="24"/>
              </w:rPr>
              <w:t>Objective of the projec</w:t>
            </w:r>
            <w:r w:rsidR="006B209F" w:rsidRPr="00FB27AE">
              <w:rPr>
                <w:rFonts w:ascii="Times New Roman" w:hAnsi="Times New Roman" w:cs="Times New Roman"/>
                <w:sz w:val="24"/>
                <w:szCs w:val="24"/>
              </w:rPr>
              <w:t>t</w:t>
            </w:r>
          </w:p>
          <w:p w14:paraId="41DE8F59" w14:textId="371BA1B0" w:rsidR="005E3ABD" w:rsidRPr="00723A82" w:rsidRDefault="005E3ABD" w:rsidP="00833FA0">
            <w:pPr>
              <w:rPr>
                <w:rFonts w:ascii="Times New Roman" w:hAnsi="Times New Roman" w:cs="Times New Roman"/>
                <w:sz w:val="24"/>
                <w:szCs w:val="24"/>
              </w:rPr>
            </w:pPr>
            <w:r>
              <w:rPr>
                <w:rFonts w:ascii="Times New Roman" w:hAnsi="Times New Roman" w:cs="Times New Roman"/>
                <w:sz w:val="24"/>
                <w:szCs w:val="24"/>
              </w:rPr>
              <w:t>1.2Scope of the project</w:t>
            </w:r>
          </w:p>
        </w:tc>
        <w:tc>
          <w:tcPr>
            <w:tcW w:w="1803" w:type="dxa"/>
          </w:tcPr>
          <w:p w14:paraId="122E2A38" w14:textId="3634B47D"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1-2</w:t>
            </w:r>
          </w:p>
        </w:tc>
      </w:tr>
      <w:tr w:rsidR="001B45BA" w14:paraId="4E70B45F" w14:textId="77777777" w:rsidTr="00126158">
        <w:trPr>
          <w:trHeight w:val="1917"/>
        </w:trPr>
        <w:tc>
          <w:tcPr>
            <w:tcW w:w="996" w:type="dxa"/>
          </w:tcPr>
          <w:p w14:paraId="3D5B6605" w14:textId="4F92B076" w:rsidR="001B45BA" w:rsidRPr="000F3975" w:rsidRDefault="000F3975" w:rsidP="00E26573">
            <w:pPr>
              <w:jc w:val="center"/>
              <w:rPr>
                <w:rFonts w:ascii="Times New Roman" w:hAnsi="Times New Roman" w:cs="Times New Roman"/>
                <w:sz w:val="24"/>
                <w:szCs w:val="24"/>
              </w:rPr>
            </w:pPr>
            <w:r w:rsidRPr="000F3975">
              <w:rPr>
                <w:rFonts w:ascii="Times New Roman" w:hAnsi="Times New Roman" w:cs="Times New Roman"/>
                <w:sz w:val="24"/>
                <w:szCs w:val="24"/>
              </w:rPr>
              <w:t>2.</w:t>
            </w:r>
          </w:p>
        </w:tc>
        <w:tc>
          <w:tcPr>
            <w:tcW w:w="5891" w:type="dxa"/>
          </w:tcPr>
          <w:p w14:paraId="6815DB74" w14:textId="77777777" w:rsidR="001B45BA" w:rsidRPr="000F3975" w:rsidRDefault="00477EDD" w:rsidP="00477EDD">
            <w:pPr>
              <w:rPr>
                <w:rFonts w:ascii="Times New Roman" w:hAnsi="Times New Roman" w:cs="Times New Roman"/>
                <w:sz w:val="28"/>
                <w:szCs w:val="28"/>
              </w:rPr>
            </w:pPr>
            <w:r w:rsidRPr="000F3975">
              <w:rPr>
                <w:rFonts w:ascii="Times New Roman" w:hAnsi="Times New Roman" w:cs="Times New Roman"/>
                <w:sz w:val="28"/>
                <w:szCs w:val="28"/>
              </w:rPr>
              <w:t>System Analysis/Requirement</w:t>
            </w:r>
          </w:p>
          <w:p w14:paraId="3CED10E3" w14:textId="77777777" w:rsidR="00477EDD" w:rsidRPr="000F3975" w:rsidRDefault="00E67597" w:rsidP="00477EDD">
            <w:pPr>
              <w:rPr>
                <w:rFonts w:ascii="Times New Roman" w:hAnsi="Times New Roman" w:cs="Times New Roman"/>
                <w:sz w:val="24"/>
                <w:szCs w:val="24"/>
              </w:rPr>
            </w:pPr>
            <w:r w:rsidRPr="000F3975">
              <w:rPr>
                <w:rFonts w:ascii="Times New Roman" w:hAnsi="Times New Roman" w:cs="Times New Roman"/>
                <w:sz w:val="24"/>
                <w:szCs w:val="24"/>
              </w:rPr>
              <w:t>2.1 System analysis</w:t>
            </w:r>
          </w:p>
          <w:p w14:paraId="24016336" w14:textId="77777777" w:rsidR="00E67597" w:rsidRPr="000F3975" w:rsidRDefault="00E67597" w:rsidP="00477EDD">
            <w:pPr>
              <w:rPr>
                <w:rFonts w:ascii="Times New Roman" w:hAnsi="Times New Roman" w:cs="Times New Roman"/>
                <w:sz w:val="24"/>
                <w:szCs w:val="24"/>
              </w:rPr>
            </w:pPr>
            <w:r w:rsidRPr="000F3975">
              <w:rPr>
                <w:rFonts w:ascii="Times New Roman" w:hAnsi="Times New Roman" w:cs="Times New Roman"/>
                <w:sz w:val="24"/>
                <w:szCs w:val="24"/>
              </w:rPr>
              <w:t>2.2 System requirement</w:t>
            </w:r>
          </w:p>
          <w:p w14:paraId="575ED747" w14:textId="77777777" w:rsidR="00E67597" w:rsidRPr="000F3975" w:rsidRDefault="00E67597" w:rsidP="00477EDD">
            <w:pPr>
              <w:rPr>
                <w:rFonts w:ascii="Times New Roman" w:hAnsi="Times New Roman" w:cs="Times New Roman"/>
                <w:sz w:val="24"/>
                <w:szCs w:val="24"/>
              </w:rPr>
            </w:pPr>
            <w:r w:rsidRPr="000F3975">
              <w:rPr>
                <w:rFonts w:ascii="Times New Roman" w:hAnsi="Times New Roman" w:cs="Times New Roman"/>
                <w:sz w:val="24"/>
                <w:szCs w:val="24"/>
              </w:rPr>
              <w:t xml:space="preserve">2.3 Feasibility </w:t>
            </w:r>
            <w:r w:rsidR="00840B4B" w:rsidRPr="000F3975">
              <w:rPr>
                <w:rFonts w:ascii="Times New Roman" w:hAnsi="Times New Roman" w:cs="Times New Roman"/>
                <w:sz w:val="24"/>
                <w:szCs w:val="24"/>
              </w:rPr>
              <w:t>study</w:t>
            </w:r>
          </w:p>
          <w:p w14:paraId="600BE931" w14:textId="57A0FEEB" w:rsidR="00840B4B" w:rsidRPr="000F3975" w:rsidRDefault="00840B4B" w:rsidP="00477EDD">
            <w:pPr>
              <w:rPr>
                <w:rFonts w:ascii="Times New Roman" w:hAnsi="Times New Roman" w:cs="Times New Roman"/>
                <w:sz w:val="24"/>
                <w:szCs w:val="24"/>
              </w:rPr>
            </w:pPr>
            <w:r w:rsidRPr="000F3975">
              <w:rPr>
                <w:rFonts w:ascii="Times New Roman" w:hAnsi="Times New Roman" w:cs="Times New Roman"/>
                <w:sz w:val="24"/>
                <w:szCs w:val="24"/>
              </w:rPr>
              <w:t>2.</w:t>
            </w:r>
            <w:r w:rsidR="008D5971">
              <w:rPr>
                <w:rFonts w:ascii="Times New Roman" w:hAnsi="Times New Roman" w:cs="Times New Roman"/>
                <w:sz w:val="24"/>
                <w:szCs w:val="24"/>
              </w:rPr>
              <w:t>3.1</w:t>
            </w:r>
            <w:r w:rsidRPr="000F3975">
              <w:rPr>
                <w:rFonts w:ascii="Times New Roman" w:hAnsi="Times New Roman" w:cs="Times New Roman"/>
                <w:sz w:val="24"/>
                <w:szCs w:val="24"/>
              </w:rPr>
              <w:t xml:space="preserve"> Operational feasibility</w:t>
            </w:r>
          </w:p>
          <w:p w14:paraId="5D8258A6" w14:textId="77777777" w:rsidR="00840B4B" w:rsidRDefault="00840B4B" w:rsidP="00477EDD">
            <w:pPr>
              <w:rPr>
                <w:rFonts w:ascii="Times New Roman" w:hAnsi="Times New Roman" w:cs="Times New Roman"/>
                <w:sz w:val="24"/>
                <w:szCs w:val="24"/>
              </w:rPr>
            </w:pPr>
            <w:r w:rsidRPr="000F3975">
              <w:rPr>
                <w:rFonts w:ascii="Times New Roman" w:hAnsi="Times New Roman" w:cs="Times New Roman"/>
                <w:sz w:val="24"/>
                <w:szCs w:val="24"/>
              </w:rPr>
              <w:t>2.</w:t>
            </w:r>
            <w:r w:rsidR="00AC1755">
              <w:rPr>
                <w:rFonts w:ascii="Times New Roman" w:hAnsi="Times New Roman" w:cs="Times New Roman"/>
                <w:sz w:val="24"/>
                <w:szCs w:val="24"/>
              </w:rPr>
              <w:t xml:space="preserve">3.2 </w:t>
            </w:r>
            <w:r w:rsidRPr="000F3975">
              <w:rPr>
                <w:rFonts w:ascii="Times New Roman" w:hAnsi="Times New Roman" w:cs="Times New Roman"/>
                <w:sz w:val="24"/>
                <w:szCs w:val="24"/>
              </w:rPr>
              <w:t>Economical feasibility</w:t>
            </w:r>
          </w:p>
          <w:p w14:paraId="7665A5EE" w14:textId="2A57305B" w:rsidR="00AC1755" w:rsidRPr="000F3975" w:rsidRDefault="00AC1755" w:rsidP="00477EDD">
            <w:pPr>
              <w:rPr>
                <w:rFonts w:ascii="Times New Roman" w:hAnsi="Times New Roman" w:cs="Times New Roman"/>
                <w:sz w:val="24"/>
                <w:szCs w:val="24"/>
              </w:rPr>
            </w:pPr>
            <w:r>
              <w:rPr>
                <w:rFonts w:ascii="Times New Roman" w:hAnsi="Times New Roman" w:cs="Times New Roman"/>
                <w:sz w:val="24"/>
                <w:szCs w:val="24"/>
              </w:rPr>
              <w:t>2.3.3 Technical feasibility</w:t>
            </w:r>
          </w:p>
        </w:tc>
        <w:tc>
          <w:tcPr>
            <w:tcW w:w="1803" w:type="dxa"/>
          </w:tcPr>
          <w:p w14:paraId="349B8CAE" w14:textId="6928D4B1"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3-8</w:t>
            </w:r>
          </w:p>
        </w:tc>
      </w:tr>
      <w:tr w:rsidR="001B45BA" w14:paraId="45D53FB2" w14:textId="77777777" w:rsidTr="0003164F">
        <w:trPr>
          <w:trHeight w:val="1553"/>
        </w:trPr>
        <w:tc>
          <w:tcPr>
            <w:tcW w:w="996" w:type="dxa"/>
          </w:tcPr>
          <w:p w14:paraId="46047B78" w14:textId="5C2EFD14" w:rsidR="001B45BA" w:rsidRPr="001A4BA7" w:rsidRDefault="00FB27AE" w:rsidP="00E26573">
            <w:pPr>
              <w:jc w:val="center"/>
              <w:rPr>
                <w:rFonts w:ascii="Times New Roman" w:hAnsi="Times New Roman" w:cs="Times New Roman"/>
                <w:sz w:val="24"/>
                <w:szCs w:val="24"/>
              </w:rPr>
            </w:pPr>
            <w:r w:rsidRPr="001A4BA7">
              <w:rPr>
                <w:rFonts w:ascii="Times New Roman" w:hAnsi="Times New Roman" w:cs="Times New Roman"/>
                <w:sz w:val="24"/>
                <w:szCs w:val="24"/>
              </w:rPr>
              <w:t>3.</w:t>
            </w:r>
          </w:p>
        </w:tc>
        <w:tc>
          <w:tcPr>
            <w:tcW w:w="5891" w:type="dxa"/>
          </w:tcPr>
          <w:p w14:paraId="40142965" w14:textId="77777777" w:rsidR="001B45BA" w:rsidRPr="001A4BA7" w:rsidRDefault="00EA0D03" w:rsidP="00FB27AE">
            <w:pPr>
              <w:rPr>
                <w:rFonts w:ascii="Times New Roman" w:hAnsi="Times New Roman" w:cs="Times New Roman"/>
                <w:sz w:val="28"/>
                <w:szCs w:val="28"/>
              </w:rPr>
            </w:pPr>
            <w:r w:rsidRPr="001A4BA7">
              <w:rPr>
                <w:rFonts w:ascii="Times New Roman" w:hAnsi="Times New Roman" w:cs="Times New Roman"/>
                <w:sz w:val="28"/>
                <w:szCs w:val="28"/>
              </w:rPr>
              <w:t>Planning</w:t>
            </w:r>
          </w:p>
          <w:p w14:paraId="754ACB47" w14:textId="12CBFA89" w:rsidR="00EA0D03" w:rsidRPr="001A4BA7" w:rsidRDefault="00EA0D03" w:rsidP="00FB27AE">
            <w:pPr>
              <w:rPr>
                <w:rFonts w:ascii="Times New Roman" w:hAnsi="Times New Roman" w:cs="Times New Roman"/>
                <w:sz w:val="24"/>
                <w:szCs w:val="24"/>
              </w:rPr>
            </w:pPr>
            <w:r w:rsidRPr="001A4BA7">
              <w:rPr>
                <w:rFonts w:ascii="Times New Roman" w:hAnsi="Times New Roman" w:cs="Times New Roman"/>
                <w:sz w:val="24"/>
                <w:szCs w:val="24"/>
              </w:rPr>
              <w:t xml:space="preserve">3.1 </w:t>
            </w:r>
            <w:r w:rsidR="006E50BC">
              <w:rPr>
                <w:rFonts w:ascii="Times New Roman" w:hAnsi="Times New Roman" w:cs="Times New Roman"/>
                <w:sz w:val="24"/>
                <w:szCs w:val="24"/>
              </w:rPr>
              <w:t>P</w:t>
            </w:r>
            <w:r w:rsidRPr="001A4BA7">
              <w:rPr>
                <w:rFonts w:ascii="Times New Roman" w:hAnsi="Times New Roman" w:cs="Times New Roman"/>
                <w:sz w:val="24"/>
                <w:szCs w:val="24"/>
              </w:rPr>
              <w:t>roject planning overview</w:t>
            </w:r>
          </w:p>
          <w:p w14:paraId="1DA73AEB" w14:textId="44C57D4A" w:rsidR="00EA0D03" w:rsidRPr="001A4BA7" w:rsidRDefault="00EA0D03" w:rsidP="00FB27AE">
            <w:pPr>
              <w:rPr>
                <w:rFonts w:ascii="Times New Roman" w:hAnsi="Times New Roman" w:cs="Times New Roman"/>
                <w:sz w:val="24"/>
                <w:szCs w:val="24"/>
              </w:rPr>
            </w:pPr>
            <w:r w:rsidRPr="001A4BA7">
              <w:rPr>
                <w:rFonts w:ascii="Times New Roman" w:hAnsi="Times New Roman" w:cs="Times New Roman"/>
                <w:sz w:val="24"/>
                <w:szCs w:val="24"/>
              </w:rPr>
              <w:t xml:space="preserve">3.2 </w:t>
            </w:r>
            <w:r w:rsidR="005E3ABD">
              <w:rPr>
                <w:rFonts w:ascii="Times New Roman" w:hAnsi="Times New Roman" w:cs="Times New Roman"/>
                <w:sz w:val="24"/>
                <w:szCs w:val="24"/>
              </w:rPr>
              <w:t>Gantt chart</w:t>
            </w:r>
          </w:p>
          <w:p w14:paraId="653C5E7C" w14:textId="1E5469B1" w:rsidR="001A4BA7" w:rsidRPr="001A4BA7" w:rsidRDefault="001A4BA7" w:rsidP="00FB27AE">
            <w:pPr>
              <w:rPr>
                <w:rFonts w:ascii="Times New Roman" w:hAnsi="Times New Roman" w:cs="Times New Roman"/>
                <w:sz w:val="24"/>
                <w:szCs w:val="24"/>
              </w:rPr>
            </w:pPr>
            <w:r w:rsidRPr="001A4BA7">
              <w:rPr>
                <w:rFonts w:ascii="Times New Roman" w:hAnsi="Times New Roman" w:cs="Times New Roman"/>
                <w:sz w:val="24"/>
                <w:szCs w:val="24"/>
              </w:rPr>
              <w:t xml:space="preserve">3.3 </w:t>
            </w:r>
            <w:r w:rsidR="005E3ABD">
              <w:rPr>
                <w:rFonts w:ascii="Times New Roman" w:hAnsi="Times New Roman" w:cs="Times New Roman"/>
                <w:sz w:val="24"/>
                <w:szCs w:val="24"/>
              </w:rPr>
              <w:t>Flow</w:t>
            </w:r>
            <w:r w:rsidRPr="001A4BA7">
              <w:rPr>
                <w:rFonts w:ascii="Times New Roman" w:hAnsi="Times New Roman" w:cs="Times New Roman"/>
                <w:sz w:val="24"/>
                <w:szCs w:val="24"/>
              </w:rPr>
              <w:t xml:space="preserve"> chart</w:t>
            </w:r>
          </w:p>
          <w:p w14:paraId="0B1E2ABB" w14:textId="77777777" w:rsidR="009F0D2E" w:rsidRDefault="001A4BA7" w:rsidP="00FB27AE">
            <w:pPr>
              <w:rPr>
                <w:rFonts w:ascii="Times New Roman" w:hAnsi="Times New Roman" w:cs="Times New Roman"/>
                <w:sz w:val="24"/>
                <w:szCs w:val="24"/>
              </w:rPr>
            </w:pPr>
            <w:r w:rsidRPr="001A4BA7">
              <w:rPr>
                <w:rFonts w:ascii="Times New Roman" w:hAnsi="Times New Roman" w:cs="Times New Roman"/>
                <w:sz w:val="24"/>
                <w:szCs w:val="24"/>
              </w:rPr>
              <w:t xml:space="preserve">3.4 </w:t>
            </w:r>
            <w:r w:rsidR="005E3ABD">
              <w:rPr>
                <w:rFonts w:ascii="Times New Roman" w:hAnsi="Times New Roman" w:cs="Times New Roman"/>
                <w:sz w:val="24"/>
                <w:szCs w:val="24"/>
              </w:rPr>
              <w:t>Class diagram</w:t>
            </w:r>
          </w:p>
          <w:p w14:paraId="35017FDD" w14:textId="3DCB1735" w:rsidR="005E3ABD" w:rsidRPr="0003164F" w:rsidRDefault="005E3ABD" w:rsidP="00FB27AE">
            <w:pPr>
              <w:rPr>
                <w:rFonts w:ascii="Times New Roman" w:hAnsi="Times New Roman" w:cs="Times New Roman"/>
                <w:sz w:val="24"/>
                <w:szCs w:val="24"/>
              </w:rPr>
            </w:pPr>
            <w:r>
              <w:rPr>
                <w:rFonts w:ascii="Times New Roman" w:hAnsi="Times New Roman" w:cs="Times New Roman"/>
                <w:sz w:val="24"/>
                <w:szCs w:val="24"/>
              </w:rPr>
              <w:t>3.5 Data flow diagram</w:t>
            </w:r>
          </w:p>
        </w:tc>
        <w:tc>
          <w:tcPr>
            <w:tcW w:w="1803" w:type="dxa"/>
          </w:tcPr>
          <w:p w14:paraId="15930FE3" w14:textId="14B1B950"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9-13</w:t>
            </w:r>
          </w:p>
        </w:tc>
      </w:tr>
      <w:tr w:rsidR="001B45BA" w14:paraId="262344E1" w14:textId="77777777" w:rsidTr="00126158">
        <w:trPr>
          <w:trHeight w:val="1110"/>
        </w:trPr>
        <w:tc>
          <w:tcPr>
            <w:tcW w:w="996" w:type="dxa"/>
          </w:tcPr>
          <w:p w14:paraId="024C5DAB" w14:textId="5E6757B4" w:rsidR="001B45BA" w:rsidRPr="0035135F" w:rsidRDefault="001A4BA7" w:rsidP="00E26573">
            <w:pPr>
              <w:jc w:val="center"/>
              <w:rPr>
                <w:rFonts w:ascii="Times New Roman" w:hAnsi="Times New Roman" w:cs="Times New Roman"/>
                <w:sz w:val="24"/>
                <w:szCs w:val="24"/>
              </w:rPr>
            </w:pPr>
            <w:r w:rsidRPr="0035135F">
              <w:rPr>
                <w:rFonts w:ascii="Times New Roman" w:hAnsi="Times New Roman" w:cs="Times New Roman"/>
                <w:sz w:val="24"/>
                <w:szCs w:val="24"/>
              </w:rPr>
              <w:t>4.</w:t>
            </w:r>
          </w:p>
        </w:tc>
        <w:tc>
          <w:tcPr>
            <w:tcW w:w="5891" w:type="dxa"/>
          </w:tcPr>
          <w:p w14:paraId="41B53C1E" w14:textId="1BF6BFD9" w:rsidR="001B45BA" w:rsidRDefault="001A4BA7" w:rsidP="001A4BA7">
            <w:pPr>
              <w:rPr>
                <w:rFonts w:ascii="Times New Roman" w:hAnsi="Times New Roman" w:cs="Times New Roman"/>
                <w:sz w:val="28"/>
                <w:szCs w:val="28"/>
              </w:rPr>
            </w:pPr>
            <w:r w:rsidRPr="0035135F">
              <w:rPr>
                <w:rFonts w:ascii="Times New Roman" w:hAnsi="Times New Roman" w:cs="Times New Roman"/>
                <w:sz w:val="28"/>
                <w:szCs w:val="28"/>
              </w:rPr>
              <w:t>Syste</w:t>
            </w:r>
            <w:r w:rsidR="00C66589" w:rsidRPr="0035135F">
              <w:rPr>
                <w:rFonts w:ascii="Times New Roman" w:hAnsi="Times New Roman" w:cs="Times New Roman"/>
                <w:sz w:val="28"/>
                <w:szCs w:val="28"/>
              </w:rPr>
              <w:t xml:space="preserve">m Design </w:t>
            </w:r>
            <w:r w:rsidR="0035135F">
              <w:rPr>
                <w:rFonts w:ascii="Times New Roman" w:hAnsi="Times New Roman" w:cs="Times New Roman"/>
                <w:sz w:val="28"/>
                <w:szCs w:val="28"/>
              </w:rPr>
              <w:t>a</w:t>
            </w:r>
            <w:r w:rsidR="00C66589" w:rsidRPr="0035135F">
              <w:rPr>
                <w:rFonts w:ascii="Times New Roman" w:hAnsi="Times New Roman" w:cs="Times New Roman"/>
                <w:sz w:val="28"/>
                <w:szCs w:val="28"/>
              </w:rPr>
              <w:t>nd Module Structure</w:t>
            </w:r>
          </w:p>
          <w:p w14:paraId="53FE47D3" w14:textId="0EF220DE" w:rsidR="00C66589" w:rsidRPr="0035135F" w:rsidRDefault="00AB722C" w:rsidP="001A4BA7">
            <w:pPr>
              <w:rPr>
                <w:rFonts w:ascii="Times New Roman" w:hAnsi="Times New Roman" w:cs="Times New Roman"/>
                <w:sz w:val="24"/>
                <w:szCs w:val="24"/>
              </w:rPr>
            </w:pPr>
            <w:r w:rsidRPr="0035135F">
              <w:rPr>
                <w:rFonts w:ascii="Times New Roman" w:hAnsi="Times New Roman" w:cs="Times New Roman"/>
                <w:sz w:val="24"/>
                <w:szCs w:val="24"/>
              </w:rPr>
              <w:t>4.</w:t>
            </w:r>
            <w:r w:rsidR="005E3ABD">
              <w:rPr>
                <w:rFonts w:ascii="Times New Roman" w:hAnsi="Times New Roman" w:cs="Times New Roman"/>
                <w:sz w:val="24"/>
                <w:szCs w:val="24"/>
              </w:rPr>
              <w:t>1</w:t>
            </w:r>
            <w:r w:rsidRPr="0035135F">
              <w:rPr>
                <w:rFonts w:ascii="Times New Roman" w:hAnsi="Times New Roman" w:cs="Times New Roman"/>
                <w:sz w:val="24"/>
                <w:szCs w:val="24"/>
              </w:rPr>
              <w:t xml:space="preserve"> Number of Modules and description</w:t>
            </w:r>
          </w:p>
          <w:p w14:paraId="15154348" w14:textId="2DF636C7" w:rsidR="006E57E9" w:rsidRPr="0035135F" w:rsidRDefault="006E57E9" w:rsidP="001A4BA7">
            <w:pPr>
              <w:rPr>
                <w:rFonts w:ascii="Times New Roman" w:hAnsi="Times New Roman" w:cs="Times New Roman"/>
                <w:sz w:val="24"/>
                <w:szCs w:val="24"/>
              </w:rPr>
            </w:pPr>
            <w:r w:rsidRPr="0035135F">
              <w:rPr>
                <w:rFonts w:ascii="Times New Roman" w:hAnsi="Times New Roman" w:cs="Times New Roman"/>
                <w:sz w:val="24"/>
                <w:szCs w:val="24"/>
              </w:rPr>
              <w:t>4.</w:t>
            </w:r>
            <w:r w:rsidR="005E3ABD">
              <w:rPr>
                <w:rFonts w:ascii="Times New Roman" w:hAnsi="Times New Roman" w:cs="Times New Roman"/>
                <w:sz w:val="24"/>
                <w:szCs w:val="24"/>
              </w:rPr>
              <w:t>2</w:t>
            </w:r>
            <w:r w:rsidRPr="0035135F">
              <w:rPr>
                <w:rFonts w:ascii="Times New Roman" w:hAnsi="Times New Roman" w:cs="Times New Roman"/>
                <w:sz w:val="24"/>
                <w:szCs w:val="24"/>
              </w:rPr>
              <w:t xml:space="preserve"> Data structures used in the project</w:t>
            </w:r>
          </w:p>
          <w:p w14:paraId="46B21734" w14:textId="422BBFB0" w:rsidR="006E57E9" w:rsidRPr="0035135F" w:rsidRDefault="006E57E9" w:rsidP="001A4BA7">
            <w:pPr>
              <w:rPr>
                <w:rFonts w:ascii="Times New Roman" w:hAnsi="Times New Roman" w:cs="Times New Roman"/>
                <w:sz w:val="24"/>
                <w:szCs w:val="24"/>
              </w:rPr>
            </w:pPr>
            <w:r w:rsidRPr="0035135F">
              <w:rPr>
                <w:rFonts w:ascii="Times New Roman" w:hAnsi="Times New Roman" w:cs="Times New Roman"/>
                <w:sz w:val="24"/>
                <w:szCs w:val="24"/>
              </w:rPr>
              <w:t>4.</w:t>
            </w:r>
            <w:r w:rsidR="005E3ABD">
              <w:rPr>
                <w:rFonts w:ascii="Times New Roman" w:hAnsi="Times New Roman" w:cs="Times New Roman"/>
                <w:sz w:val="24"/>
                <w:szCs w:val="24"/>
              </w:rPr>
              <w:t>3</w:t>
            </w:r>
            <w:r w:rsidRPr="0035135F">
              <w:rPr>
                <w:rFonts w:ascii="Times New Roman" w:hAnsi="Times New Roman" w:cs="Times New Roman"/>
                <w:sz w:val="24"/>
                <w:szCs w:val="24"/>
              </w:rPr>
              <w:t>Proposed Security Mechanism</w:t>
            </w:r>
            <w:r w:rsidR="0035135F" w:rsidRPr="0035135F">
              <w:rPr>
                <w:rFonts w:ascii="Times New Roman" w:hAnsi="Times New Roman" w:cs="Times New Roman"/>
                <w:sz w:val="24"/>
                <w:szCs w:val="24"/>
              </w:rPr>
              <w:t>s</w:t>
            </w:r>
          </w:p>
        </w:tc>
        <w:tc>
          <w:tcPr>
            <w:tcW w:w="1803" w:type="dxa"/>
          </w:tcPr>
          <w:p w14:paraId="3930F492" w14:textId="50C2FB93"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14-19</w:t>
            </w:r>
          </w:p>
        </w:tc>
      </w:tr>
      <w:tr w:rsidR="001B45BA" w14:paraId="205F008C" w14:textId="77777777" w:rsidTr="0003164F">
        <w:trPr>
          <w:trHeight w:val="816"/>
        </w:trPr>
        <w:tc>
          <w:tcPr>
            <w:tcW w:w="996" w:type="dxa"/>
          </w:tcPr>
          <w:p w14:paraId="66FD5E58" w14:textId="316283C7" w:rsidR="001B45BA" w:rsidRPr="002B28B8" w:rsidRDefault="007E431E" w:rsidP="00E26573">
            <w:pPr>
              <w:jc w:val="center"/>
              <w:rPr>
                <w:rFonts w:ascii="Times New Roman" w:hAnsi="Times New Roman" w:cs="Times New Roman"/>
                <w:sz w:val="24"/>
                <w:szCs w:val="24"/>
              </w:rPr>
            </w:pPr>
            <w:r w:rsidRPr="002B28B8">
              <w:rPr>
                <w:rFonts w:ascii="Times New Roman" w:hAnsi="Times New Roman" w:cs="Times New Roman"/>
                <w:sz w:val="24"/>
                <w:szCs w:val="24"/>
              </w:rPr>
              <w:t>5.</w:t>
            </w:r>
          </w:p>
        </w:tc>
        <w:tc>
          <w:tcPr>
            <w:tcW w:w="5891" w:type="dxa"/>
          </w:tcPr>
          <w:p w14:paraId="4314BC8F" w14:textId="61AD1B35" w:rsidR="00A71C30" w:rsidRDefault="007E431E" w:rsidP="007E431E">
            <w:pPr>
              <w:rPr>
                <w:rFonts w:ascii="Times New Roman" w:hAnsi="Times New Roman" w:cs="Times New Roman"/>
                <w:sz w:val="28"/>
                <w:szCs w:val="28"/>
              </w:rPr>
            </w:pPr>
            <w:r w:rsidRPr="002B28B8">
              <w:rPr>
                <w:rFonts w:ascii="Times New Roman" w:hAnsi="Times New Roman" w:cs="Times New Roman"/>
                <w:sz w:val="28"/>
                <w:szCs w:val="28"/>
              </w:rPr>
              <w:t>Testing</w:t>
            </w:r>
          </w:p>
          <w:p w14:paraId="399EB7D4" w14:textId="7DD30FD6" w:rsidR="005E3ABD" w:rsidRPr="005E3ABD" w:rsidRDefault="005E3ABD" w:rsidP="007E431E">
            <w:pPr>
              <w:rPr>
                <w:rFonts w:ascii="Times New Roman" w:hAnsi="Times New Roman" w:cs="Times New Roman"/>
                <w:sz w:val="24"/>
                <w:szCs w:val="24"/>
              </w:rPr>
            </w:pPr>
            <w:r w:rsidRPr="005E3ABD">
              <w:rPr>
                <w:rFonts w:ascii="Times New Roman" w:hAnsi="Times New Roman" w:cs="Times New Roman"/>
                <w:sz w:val="24"/>
                <w:szCs w:val="24"/>
              </w:rPr>
              <w:t>5.1 Integrating testing</w:t>
            </w:r>
          </w:p>
          <w:p w14:paraId="78D1AA61" w14:textId="5474208E" w:rsidR="005E3ABD" w:rsidRPr="005E3ABD" w:rsidRDefault="005E3ABD" w:rsidP="007E431E">
            <w:pPr>
              <w:rPr>
                <w:rFonts w:ascii="Times New Roman" w:hAnsi="Times New Roman" w:cs="Times New Roman"/>
                <w:sz w:val="24"/>
                <w:szCs w:val="24"/>
              </w:rPr>
            </w:pPr>
            <w:r w:rsidRPr="005E3ABD">
              <w:rPr>
                <w:rFonts w:ascii="Times New Roman" w:hAnsi="Times New Roman" w:cs="Times New Roman"/>
                <w:sz w:val="24"/>
                <w:szCs w:val="24"/>
              </w:rPr>
              <w:t>5.2 Unit testing</w:t>
            </w:r>
          </w:p>
          <w:p w14:paraId="211956C6" w14:textId="48B1B80D" w:rsidR="00A71C30" w:rsidRPr="002B28B8" w:rsidRDefault="00A71C30" w:rsidP="007E431E">
            <w:pPr>
              <w:rPr>
                <w:rFonts w:ascii="Times New Roman" w:hAnsi="Times New Roman" w:cs="Times New Roman"/>
                <w:sz w:val="24"/>
                <w:szCs w:val="24"/>
              </w:rPr>
            </w:pPr>
            <w:r w:rsidRPr="002B28B8">
              <w:rPr>
                <w:rFonts w:ascii="Times New Roman" w:hAnsi="Times New Roman" w:cs="Times New Roman"/>
                <w:sz w:val="24"/>
                <w:szCs w:val="24"/>
              </w:rPr>
              <w:t>5.</w:t>
            </w:r>
            <w:r w:rsidR="005E3ABD">
              <w:rPr>
                <w:rFonts w:ascii="Times New Roman" w:hAnsi="Times New Roman" w:cs="Times New Roman"/>
                <w:sz w:val="24"/>
                <w:szCs w:val="24"/>
              </w:rPr>
              <w:t>3</w:t>
            </w:r>
            <w:r w:rsidRPr="002B28B8">
              <w:rPr>
                <w:rFonts w:ascii="Times New Roman" w:hAnsi="Times New Roman" w:cs="Times New Roman"/>
                <w:sz w:val="24"/>
                <w:szCs w:val="24"/>
              </w:rPr>
              <w:t xml:space="preserve"> Sample test case</w:t>
            </w:r>
            <w:r w:rsidR="002B28B8" w:rsidRPr="002B28B8">
              <w:rPr>
                <w:rFonts w:ascii="Times New Roman" w:hAnsi="Times New Roman" w:cs="Times New Roman"/>
                <w:sz w:val="24"/>
                <w:szCs w:val="24"/>
              </w:rPr>
              <w:t>s</w:t>
            </w:r>
          </w:p>
        </w:tc>
        <w:tc>
          <w:tcPr>
            <w:tcW w:w="1803" w:type="dxa"/>
          </w:tcPr>
          <w:p w14:paraId="6422A69F" w14:textId="63039402"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20-21</w:t>
            </w:r>
          </w:p>
        </w:tc>
      </w:tr>
      <w:tr w:rsidR="001B45BA" w14:paraId="290AC356" w14:textId="77777777" w:rsidTr="00126158">
        <w:trPr>
          <w:trHeight w:val="584"/>
        </w:trPr>
        <w:tc>
          <w:tcPr>
            <w:tcW w:w="996" w:type="dxa"/>
          </w:tcPr>
          <w:p w14:paraId="2AD513A6" w14:textId="25866B89" w:rsidR="001B45BA" w:rsidRPr="00CC634F" w:rsidRDefault="002B28B8" w:rsidP="00E26573">
            <w:pPr>
              <w:jc w:val="center"/>
              <w:rPr>
                <w:rFonts w:ascii="Times New Roman" w:hAnsi="Times New Roman" w:cs="Times New Roman"/>
                <w:sz w:val="24"/>
                <w:szCs w:val="24"/>
              </w:rPr>
            </w:pPr>
            <w:r w:rsidRPr="00CC634F">
              <w:rPr>
                <w:rFonts w:ascii="Times New Roman" w:hAnsi="Times New Roman" w:cs="Times New Roman"/>
                <w:sz w:val="24"/>
                <w:szCs w:val="24"/>
              </w:rPr>
              <w:t>6.</w:t>
            </w:r>
          </w:p>
        </w:tc>
        <w:tc>
          <w:tcPr>
            <w:tcW w:w="5891" w:type="dxa"/>
          </w:tcPr>
          <w:p w14:paraId="459832F3" w14:textId="77777777" w:rsidR="001B45BA" w:rsidRPr="00CC634F" w:rsidRDefault="00900072" w:rsidP="00900072">
            <w:pPr>
              <w:rPr>
                <w:rFonts w:ascii="Times New Roman" w:hAnsi="Times New Roman" w:cs="Times New Roman"/>
                <w:sz w:val="28"/>
                <w:szCs w:val="28"/>
              </w:rPr>
            </w:pPr>
            <w:r w:rsidRPr="00CC634F">
              <w:rPr>
                <w:rFonts w:ascii="Times New Roman" w:hAnsi="Times New Roman" w:cs="Times New Roman"/>
                <w:sz w:val="28"/>
                <w:szCs w:val="28"/>
              </w:rPr>
              <w:t>Security Mechanism</w:t>
            </w:r>
          </w:p>
          <w:p w14:paraId="4B5FA44A" w14:textId="0789B786" w:rsidR="00900072" w:rsidRPr="00CC634F" w:rsidRDefault="00900072" w:rsidP="00900072">
            <w:pPr>
              <w:rPr>
                <w:rFonts w:ascii="Times New Roman" w:hAnsi="Times New Roman" w:cs="Times New Roman"/>
                <w:sz w:val="24"/>
                <w:szCs w:val="24"/>
              </w:rPr>
            </w:pPr>
            <w:r w:rsidRPr="00CC634F">
              <w:rPr>
                <w:rFonts w:ascii="Times New Roman" w:hAnsi="Times New Roman" w:cs="Times New Roman"/>
                <w:sz w:val="24"/>
                <w:szCs w:val="24"/>
              </w:rPr>
              <w:t>6.1 System security measures</w:t>
            </w:r>
          </w:p>
        </w:tc>
        <w:tc>
          <w:tcPr>
            <w:tcW w:w="1803" w:type="dxa"/>
          </w:tcPr>
          <w:p w14:paraId="2F2E94AF" w14:textId="1348337D"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22-24</w:t>
            </w:r>
          </w:p>
        </w:tc>
      </w:tr>
      <w:tr w:rsidR="001B45BA" w14:paraId="2AE487B6" w14:textId="77777777" w:rsidTr="00126158">
        <w:trPr>
          <w:trHeight w:val="397"/>
        </w:trPr>
        <w:tc>
          <w:tcPr>
            <w:tcW w:w="996" w:type="dxa"/>
          </w:tcPr>
          <w:p w14:paraId="20B85B59" w14:textId="49168B82" w:rsidR="001B45BA" w:rsidRPr="00A662F3" w:rsidRDefault="00CC634F" w:rsidP="00E26573">
            <w:pPr>
              <w:jc w:val="center"/>
              <w:rPr>
                <w:rFonts w:ascii="Times New Roman" w:hAnsi="Times New Roman" w:cs="Times New Roman"/>
                <w:sz w:val="28"/>
                <w:szCs w:val="28"/>
              </w:rPr>
            </w:pPr>
            <w:r w:rsidRPr="00A662F3">
              <w:rPr>
                <w:rFonts w:ascii="Times New Roman" w:hAnsi="Times New Roman" w:cs="Times New Roman"/>
                <w:sz w:val="28"/>
                <w:szCs w:val="28"/>
              </w:rPr>
              <w:t>7.</w:t>
            </w:r>
          </w:p>
        </w:tc>
        <w:tc>
          <w:tcPr>
            <w:tcW w:w="5891" w:type="dxa"/>
          </w:tcPr>
          <w:p w14:paraId="5B952F36" w14:textId="220029D6" w:rsidR="001B45BA" w:rsidRPr="00A662F3" w:rsidRDefault="006D54E8" w:rsidP="00CC634F">
            <w:pPr>
              <w:rPr>
                <w:rFonts w:ascii="Times New Roman" w:hAnsi="Times New Roman" w:cs="Times New Roman"/>
                <w:sz w:val="28"/>
                <w:szCs w:val="28"/>
              </w:rPr>
            </w:pPr>
            <w:r w:rsidRPr="00A662F3">
              <w:rPr>
                <w:rFonts w:ascii="Times New Roman" w:hAnsi="Times New Roman" w:cs="Times New Roman"/>
                <w:sz w:val="28"/>
                <w:szCs w:val="28"/>
              </w:rPr>
              <w:t xml:space="preserve">Future Scope and Further Enhancement </w:t>
            </w:r>
          </w:p>
        </w:tc>
        <w:tc>
          <w:tcPr>
            <w:tcW w:w="1803" w:type="dxa"/>
          </w:tcPr>
          <w:p w14:paraId="05410835" w14:textId="1DDD5BCB" w:rsidR="001B45BA"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25</w:t>
            </w:r>
          </w:p>
        </w:tc>
      </w:tr>
      <w:tr w:rsidR="00AE7BB1" w14:paraId="1574B1E1" w14:textId="77777777" w:rsidTr="00126158">
        <w:trPr>
          <w:trHeight w:val="397"/>
        </w:trPr>
        <w:tc>
          <w:tcPr>
            <w:tcW w:w="996" w:type="dxa"/>
          </w:tcPr>
          <w:p w14:paraId="7CEA3B74" w14:textId="3A941A60" w:rsidR="00AE7BB1" w:rsidRPr="00D072BF" w:rsidRDefault="00A662F3" w:rsidP="00E26573">
            <w:pPr>
              <w:jc w:val="center"/>
              <w:rPr>
                <w:rFonts w:ascii="Times New Roman" w:hAnsi="Times New Roman" w:cs="Times New Roman"/>
                <w:sz w:val="28"/>
                <w:szCs w:val="28"/>
              </w:rPr>
            </w:pPr>
            <w:r w:rsidRPr="00D072BF">
              <w:rPr>
                <w:rFonts w:ascii="Times New Roman" w:hAnsi="Times New Roman" w:cs="Times New Roman"/>
                <w:sz w:val="28"/>
                <w:szCs w:val="28"/>
              </w:rPr>
              <w:t>8.</w:t>
            </w:r>
          </w:p>
        </w:tc>
        <w:tc>
          <w:tcPr>
            <w:tcW w:w="5891" w:type="dxa"/>
          </w:tcPr>
          <w:p w14:paraId="40F7C594" w14:textId="4959E954" w:rsidR="00AE7BB1" w:rsidRPr="00D072BF" w:rsidRDefault="00126158" w:rsidP="00D072BF">
            <w:pPr>
              <w:rPr>
                <w:rFonts w:ascii="Times New Roman" w:hAnsi="Times New Roman" w:cs="Times New Roman"/>
                <w:sz w:val="28"/>
                <w:szCs w:val="28"/>
              </w:rPr>
            </w:pPr>
            <w:r w:rsidRPr="00D072BF">
              <w:rPr>
                <w:rFonts w:ascii="Times New Roman" w:hAnsi="Times New Roman" w:cs="Times New Roman"/>
                <w:sz w:val="28"/>
                <w:szCs w:val="28"/>
              </w:rPr>
              <w:t>C</w:t>
            </w:r>
            <w:r w:rsidR="00D072BF" w:rsidRPr="00D072BF">
              <w:rPr>
                <w:rFonts w:ascii="Times New Roman" w:hAnsi="Times New Roman" w:cs="Times New Roman"/>
                <w:sz w:val="28"/>
                <w:szCs w:val="28"/>
              </w:rPr>
              <w:t>ode</w:t>
            </w:r>
          </w:p>
        </w:tc>
        <w:tc>
          <w:tcPr>
            <w:tcW w:w="1803" w:type="dxa"/>
          </w:tcPr>
          <w:p w14:paraId="7C63A317" w14:textId="77777777" w:rsidR="00AE7BB1" w:rsidRPr="0003164F" w:rsidRDefault="00AE7BB1" w:rsidP="00E26573">
            <w:pPr>
              <w:jc w:val="center"/>
              <w:rPr>
                <w:rFonts w:ascii="Times New Roman" w:hAnsi="Times New Roman" w:cs="Times New Roman"/>
                <w:sz w:val="24"/>
                <w:szCs w:val="24"/>
              </w:rPr>
            </w:pPr>
          </w:p>
        </w:tc>
      </w:tr>
      <w:tr w:rsidR="00AE7BB1" w14:paraId="3E8F0CF1" w14:textId="77777777" w:rsidTr="00126158">
        <w:trPr>
          <w:trHeight w:val="409"/>
        </w:trPr>
        <w:tc>
          <w:tcPr>
            <w:tcW w:w="996" w:type="dxa"/>
          </w:tcPr>
          <w:p w14:paraId="3AE30394" w14:textId="3B020D8F" w:rsidR="00AE7BB1" w:rsidRPr="00D072BF" w:rsidRDefault="00A662F3" w:rsidP="00E26573">
            <w:pPr>
              <w:jc w:val="center"/>
              <w:rPr>
                <w:rFonts w:ascii="Times New Roman" w:hAnsi="Times New Roman" w:cs="Times New Roman"/>
                <w:sz w:val="28"/>
                <w:szCs w:val="28"/>
              </w:rPr>
            </w:pPr>
            <w:r w:rsidRPr="00D072BF">
              <w:rPr>
                <w:rFonts w:ascii="Times New Roman" w:hAnsi="Times New Roman" w:cs="Times New Roman"/>
                <w:sz w:val="28"/>
                <w:szCs w:val="28"/>
              </w:rPr>
              <w:t>9.</w:t>
            </w:r>
          </w:p>
        </w:tc>
        <w:tc>
          <w:tcPr>
            <w:tcW w:w="5891" w:type="dxa"/>
          </w:tcPr>
          <w:p w14:paraId="320D0D39" w14:textId="0BB8931D" w:rsidR="00AE7BB1" w:rsidRPr="00D072BF" w:rsidRDefault="00D072BF" w:rsidP="00D072BF">
            <w:pPr>
              <w:rPr>
                <w:rFonts w:ascii="Times New Roman" w:hAnsi="Times New Roman" w:cs="Times New Roman"/>
                <w:sz w:val="28"/>
                <w:szCs w:val="28"/>
              </w:rPr>
            </w:pPr>
            <w:r w:rsidRPr="00D072BF">
              <w:rPr>
                <w:rFonts w:ascii="Times New Roman" w:hAnsi="Times New Roman" w:cs="Times New Roman"/>
                <w:sz w:val="28"/>
                <w:szCs w:val="28"/>
              </w:rPr>
              <w:t>Bibliography</w:t>
            </w:r>
          </w:p>
        </w:tc>
        <w:tc>
          <w:tcPr>
            <w:tcW w:w="1803" w:type="dxa"/>
          </w:tcPr>
          <w:p w14:paraId="39C10FFC" w14:textId="294019BC" w:rsidR="00AE7BB1" w:rsidRPr="0003164F" w:rsidRDefault="0003164F" w:rsidP="00E26573">
            <w:pPr>
              <w:jc w:val="center"/>
              <w:rPr>
                <w:rFonts w:ascii="Times New Roman" w:hAnsi="Times New Roman" w:cs="Times New Roman"/>
                <w:sz w:val="24"/>
                <w:szCs w:val="24"/>
              </w:rPr>
            </w:pPr>
            <w:r w:rsidRPr="0003164F">
              <w:rPr>
                <w:rFonts w:ascii="Times New Roman" w:hAnsi="Times New Roman" w:cs="Times New Roman"/>
                <w:sz w:val="24"/>
                <w:szCs w:val="24"/>
              </w:rPr>
              <w:t>26</w:t>
            </w:r>
          </w:p>
        </w:tc>
      </w:tr>
      <w:tr w:rsidR="00AE7BB1" w14:paraId="5097021D" w14:textId="77777777" w:rsidTr="00126158">
        <w:trPr>
          <w:trHeight w:val="397"/>
        </w:trPr>
        <w:tc>
          <w:tcPr>
            <w:tcW w:w="996" w:type="dxa"/>
          </w:tcPr>
          <w:p w14:paraId="5C8147E2" w14:textId="77777777" w:rsidR="00AE7BB1" w:rsidRDefault="00AE7BB1" w:rsidP="00E26573">
            <w:pPr>
              <w:jc w:val="center"/>
              <w:rPr>
                <w:rFonts w:ascii="Times New Roman" w:hAnsi="Times New Roman" w:cs="Times New Roman"/>
                <w:b/>
                <w:bCs/>
                <w:sz w:val="36"/>
                <w:szCs w:val="36"/>
                <w:u w:val="single"/>
              </w:rPr>
            </w:pPr>
          </w:p>
        </w:tc>
        <w:tc>
          <w:tcPr>
            <w:tcW w:w="5891" w:type="dxa"/>
          </w:tcPr>
          <w:p w14:paraId="66AF839D" w14:textId="77777777" w:rsidR="00AE7BB1" w:rsidRDefault="00AE7BB1" w:rsidP="00E26573">
            <w:pPr>
              <w:jc w:val="center"/>
              <w:rPr>
                <w:rFonts w:ascii="Times New Roman" w:hAnsi="Times New Roman" w:cs="Times New Roman"/>
                <w:b/>
                <w:bCs/>
                <w:sz w:val="36"/>
                <w:szCs w:val="36"/>
                <w:u w:val="single"/>
              </w:rPr>
            </w:pPr>
          </w:p>
        </w:tc>
        <w:tc>
          <w:tcPr>
            <w:tcW w:w="1803" w:type="dxa"/>
          </w:tcPr>
          <w:p w14:paraId="7659080E" w14:textId="77777777" w:rsidR="00AE7BB1" w:rsidRDefault="00AE7BB1" w:rsidP="00E26573">
            <w:pPr>
              <w:jc w:val="center"/>
              <w:rPr>
                <w:rFonts w:ascii="Times New Roman" w:hAnsi="Times New Roman" w:cs="Times New Roman"/>
                <w:b/>
                <w:bCs/>
                <w:sz w:val="36"/>
                <w:szCs w:val="36"/>
                <w:u w:val="single"/>
              </w:rPr>
            </w:pPr>
          </w:p>
        </w:tc>
      </w:tr>
    </w:tbl>
    <w:p w14:paraId="159BEED1" w14:textId="77777777" w:rsidR="001B45BA" w:rsidRDefault="001B45BA" w:rsidP="00E26573">
      <w:pPr>
        <w:jc w:val="center"/>
        <w:rPr>
          <w:rFonts w:ascii="Times New Roman" w:hAnsi="Times New Roman" w:cs="Times New Roman"/>
          <w:b/>
          <w:bCs/>
          <w:sz w:val="36"/>
          <w:szCs w:val="36"/>
          <w:u w:val="single"/>
        </w:rPr>
      </w:pPr>
    </w:p>
    <w:p w14:paraId="7821AACE" w14:textId="77777777" w:rsidR="00FC270A" w:rsidRPr="00FC270A" w:rsidRDefault="00FC270A" w:rsidP="00E26573">
      <w:pPr>
        <w:jc w:val="center"/>
        <w:rPr>
          <w:rFonts w:ascii="Times New Roman" w:hAnsi="Times New Roman" w:cs="Times New Roman"/>
          <w:b/>
          <w:bCs/>
          <w:sz w:val="36"/>
          <w:szCs w:val="36"/>
          <w:u w:val="single"/>
        </w:rPr>
      </w:pPr>
    </w:p>
    <w:p w14:paraId="6006F9A4" w14:textId="77777777" w:rsidR="00FC4E6A" w:rsidRDefault="00FC4E6A" w:rsidP="00FC4E6A">
      <w:pPr>
        <w:tabs>
          <w:tab w:val="left" w:pos="3533"/>
        </w:tabs>
        <w:rPr>
          <w:rFonts w:ascii="Times New Roman" w:hAnsi="Times New Roman" w:cs="Times New Roman"/>
          <w:b/>
          <w:bCs/>
          <w:sz w:val="36"/>
          <w:szCs w:val="36"/>
        </w:rPr>
      </w:pPr>
    </w:p>
    <w:p w14:paraId="0712CD48" w14:textId="77777777" w:rsidR="00A57792" w:rsidRDefault="00A57792" w:rsidP="00BA0559">
      <w:pPr>
        <w:tabs>
          <w:tab w:val="left" w:pos="3533"/>
        </w:tabs>
        <w:jc w:val="center"/>
        <w:rPr>
          <w:rFonts w:ascii="Times New Roman" w:hAnsi="Times New Roman" w:cs="Times New Roman"/>
          <w:b/>
          <w:bCs/>
          <w:sz w:val="40"/>
          <w:szCs w:val="40"/>
        </w:rPr>
        <w:sectPr w:rsidR="00A57792" w:rsidSect="00A57792">
          <w:pgSz w:w="11906" w:h="16838" w:code="9"/>
          <w:pgMar w:top="1440" w:right="1440" w:bottom="1440" w:left="1440" w:header="709" w:footer="709" w:gutter="0"/>
          <w:pgNumType w:fmt="lowerRoman" w:start="1"/>
          <w:cols w:space="708"/>
          <w:docGrid w:linePitch="360"/>
        </w:sectPr>
      </w:pPr>
    </w:p>
    <w:p w14:paraId="7759E578" w14:textId="77777777" w:rsidR="00A57792" w:rsidRDefault="00A57792" w:rsidP="00BA0559">
      <w:pPr>
        <w:tabs>
          <w:tab w:val="left" w:pos="3533"/>
        </w:tabs>
        <w:jc w:val="center"/>
        <w:rPr>
          <w:rFonts w:ascii="Times New Roman" w:hAnsi="Times New Roman" w:cs="Times New Roman"/>
          <w:b/>
          <w:bCs/>
          <w:sz w:val="40"/>
          <w:szCs w:val="40"/>
        </w:rPr>
        <w:sectPr w:rsidR="00A57792" w:rsidSect="00A57792">
          <w:pgSz w:w="11906" w:h="16838" w:code="9"/>
          <w:pgMar w:top="1440" w:right="1440" w:bottom="1440" w:left="1440" w:header="709" w:footer="709" w:gutter="0"/>
          <w:pgNumType w:fmt="lowerRoman" w:start="1"/>
          <w:cols w:space="708"/>
          <w:docGrid w:linePitch="360"/>
        </w:sectPr>
      </w:pPr>
    </w:p>
    <w:p w14:paraId="2E0C0D47" w14:textId="148ECFDD" w:rsidR="00012E90" w:rsidRPr="002A59CB" w:rsidRDefault="00D23529" w:rsidP="00BA0559">
      <w:pPr>
        <w:tabs>
          <w:tab w:val="left" w:pos="3533"/>
        </w:tabs>
        <w:jc w:val="center"/>
        <w:rPr>
          <w:rFonts w:ascii="Times New Roman" w:hAnsi="Times New Roman" w:cs="Times New Roman"/>
          <w:b/>
          <w:bCs/>
          <w:sz w:val="40"/>
          <w:szCs w:val="40"/>
        </w:rPr>
      </w:pPr>
      <w:r w:rsidRPr="002A59CB">
        <w:rPr>
          <w:rFonts w:ascii="Times New Roman" w:hAnsi="Times New Roman" w:cs="Times New Roman"/>
          <w:b/>
          <w:bCs/>
          <w:sz w:val="40"/>
          <w:szCs w:val="40"/>
        </w:rPr>
        <w:lastRenderedPageBreak/>
        <w:t>INTRODUCTION</w:t>
      </w:r>
    </w:p>
    <w:p w14:paraId="221B4309" w14:textId="22D48116" w:rsidR="000A7CEB" w:rsidRPr="000A7CEB" w:rsidRDefault="00F72F13" w:rsidP="004B731C">
      <w:pPr>
        <w:spacing w:line="360" w:lineRule="auto"/>
        <w:jc w:val="both"/>
        <w:rPr>
          <w:rFonts w:ascii="Times New Roman" w:hAnsi="Times New Roman" w:cs="Times New Roman"/>
          <w:sz w:val="24"/>
          <w:szCs w:val="24"/>
        </w:rPr>
      </w:pPr>
      <w:r w:rsidRPr="000A7CEB">
        <w:rPr>
          <w:rFonts w:ascii="Times New Roman" w:hAnsi="Times New Roman" w:cs="Times New Roman"/>
          <w:sz w:val="24"/>
          <w:szCs w:val="24"/>
        </w:rPr>
        <w:t>We need a daily planner because without proper planning, our day becomes unorganized and unproductive. Many people forget important tasks, waste time, or feel stressed due to poor time management. A daily planner helps prioritize work, manage deadlines, and reduce confusion. It brings clarity, focus, and better control over daily activities.</w:t>
      </w:r>
      <w:r w:rsidR="000A7CEB" w:rsidRPr="000A7CEB">
        <w:rPr>
          <w:rFonts w:ascii="Times New Roman" w:eastAsia="Times New Roman" w:hAnsi="Times New Roman" w:cs="Times New Roman"/>
          <w:kern w:val="0"/>
          <w:sz w:val="24"/>
          <w:szCs w:val="24"/>
          <w:lang w:eastAsia="en-IN"/>
          <w14:ligatures w14:val="none"/>
        </w:rPr>
        <w:t xml:space="preserve"> </w:t>
      </w:r>
      <w:r w:rsidR="000A7CEB" w:rsidRPr="000A7CEB">
        <w:rPr>
          <w:rFonts w:ascii="Times New Roman" w:hAnsi="Times New Roman" w:cs="Times New Roman"/>
          <w:sz w:val="24"/>
          <w:szCs w:val="24"/>
        </w:rPr>
        <w:t>A daily planner helps in setting clear priorities, allocating time effectively, and tracking progress throughout the day. It improves focus, reduces procrastination, and ensures that both personal and professional tasks are completed on time</w:t>
      </w:r>
      <w:r w:rsidR="00BA0559">
        <w:rPr>
          <w:rFonts w:ascii="Times New Roman" w:hAnsi="Times New Roman" w:cs="Times New Roman"/>
          <w:sz w:val="24"/>
          <w:szCs w:val="24"/>
        </w:rPr>
        <w:t>.</w:t>
      </w:r>
    </w:p>
    <w:p w14:paraId="13B9564C" w14:textId="3074A5F4" w:rsidR="002A59CB" w:rsidRDefault="00A64DB0" w:rsidP="0084018A">
      <w:pPr>
        <w:spacing w:line="360" w:lineRule="auto"/>
        <w:jc w:val="both"/>
        <w:rPr>
          <w:rFonts w:ascii="Times New Roman" w:hAnsi="Times New Roman" w:cs="Times New Roman"/>
          <w:sz w:val="24"/>
          <w:szCs w:val="24"/>
        </w:rPr>
      </w:pPr>
      <w:r w:rsidRPr="00A64DB0">
        <w:rPr>
          <w:rFonts w:ascii="Times New Roman" w:hAnsi="Times New Roman" w:cs="Times New Roman"/>
          <w:sz w:val="24"/>
          <w:szCs w:val="24"/>
        </w:rPr>
        <w:t>The primary purpose of this project is to study the importance of using a daily planner in managing time effectively and improving overall productivity. It aims to examine the common problems caused by poor planning, such as missed deadlines, stress, and lack of focus.</w:t>
      </w:r>
      <w:r w:rsidR="000B1833">
        <w:rPr>
          <w:rFonts w:ascii="Times New Roman" w:hAnsi="Times New Roman" w:cs="Times New Roman"/>
          <w:sz w:val="24"/>
          <w:szCs w:val="24"/>
        </w:rPr>
        <w:t xml:space="preserve"> </w:t>
      </w:r>
      <w:r w:rsidRPr="00A64DB0">
        <w:rPr>
          <w:rFonts w:ascii="Times New Roman" w:hAnsi="Times New Roman" w:cs="Times New Roman"/>
          <w:sz w:val="24"/>
          <w:szCs w:val="24"/>
        </w:rPr>
        <w:t>This project also seeks to understand how a daily planner helps in organizing tasks, setting clear priorities, maintaining discipline, and achieving goals in a systematic and efficient manner</w:t>
      </w:r>
      <w:r>
        <w:rPr>
          <w:rFonts w:ascii="Times New Roman" w:hAnsi="Times New Roman" w:cs="Times New Roman"/>
          <w:sz w:val="24"/>
          <w:szCs w:val="24"/>
        </w:rPr>
        <w:t>.</w:t>
      </w:r>
      <w:r w:rsidR="002A59CB">
        <w:rPr>
          <w:rFonts w:ascii="Times New Roman" w:hAnsi="Times New Roman" w:cs="Times New Roman"/>
          <w:sz w:val="24"/>
          <w:szCs w:val="24"/>
        </w:rPr>
        <w:t xml:space="preserve"> </w:t>
      </w:r>
      <w:r w:rsidR="0059146C">
        <w:rPr>
          <w:rFonts w:ascii="Times New Roman" w:hAnsi="Times New Roman" w:cs="Times New Roman"/>
          <w:sz w:val="24"/>
          <w:szCs w:val="24"/>
        </w:rPr>
        <w:t>M</w:t>
      </w:r>
      <w:r w:rsidR="0059146C" w:rsidRPr="0059146C">
        <w:rPr>
          <w:rFonts w:ascii="Times New Roman" w:hAnsi="Times New Roman" w:cs="Times New Roman"/>
          <w:sz w:val="24"/>
          <w:szCs w:val="24"/>
        </w:rPr>
        <w:t>ost people manage their daily tasks mentally or through unorganized methods like random notes, reminders, or memory-based planning. There is no proper structure to prioritize tasks, which often leads to confusion and missed deadlines.</w:t>
      </w:r>
      <w:r w:rsidR="00346649">
        <w:rPr>
          <w:rFonts w:ascii="Times New Roman" w:hAnsi="Times New Roman" w:cs="Times New Roman"/>
          <w:sz w:val="24"/>
          <w:szCs w:val="24"/>
        </w:rPr>
        <w:t xml:space="preserve"> Many </w:t>
      </w:r>
      <w:r w:rsidR="0059146C" w:rsidRPr="0059146C">
        <w:rPr>
          <w:rFonts w:ascii="Times New Roman" w:hAnsi="Times New Roman" w:cs="Times New Roman"/>
          <w:sz w:val="24"/>
          <w:szCs w:val="24"/>
        </w:rPr>
        <w:t>individuals rely on last-minute planning, which increases stress and reduces productivity.</w:t>
      </w:r>
    </w:p>
    <w:p w14:paraId="12D41649" w14:textId="77777777" w:rsidR="002A59CB" w:rsidRDefault="002A59CB" w:rsidP="0084018A">
      <w:pPr>
        <w:spacing w:line="360" w:lineRule="auto"/>
        <w:jc w:val="both"/>
        <w:rPr>
          <w:rFonts w:ascii="Times New Roman" w:hAnsi="Times New Roman" w:cs="Times New Roman"/>
          <w:sz w:val="24"/>
          <w:szCs w:val="24"/>
        </w:rPr>
      </w:pPr>
    </w:p>
    <w:p w14:paraId="7208C9CF" w14:textId="3D98CFF8" w:rsidR="00B55E00" w:rsidRDefault="0059146C" w:rsidP="004B731C">
      <w:pPr>
        <w:spacing w:line="360" w:lineRule="auto"/>
        <w:jc w:val="both"/>
        <w:rPr>
          <w:rFonts w:ascii="Times New Roman" w:hAnsi="Times New Roman" w:cs="Times New Roman"/>
          <w:sz w:val="24"/>
          <w:szCs w:val="24"/>
        </w:rPr>
      </w:pPr>
      <w:r w:rsidRPr="0059146C">
        <w:rPr>
          <w:rFonts w:ascii="Times New Roman" w:hAnsi="Times New Roman" w:cs="Times New Roman"/>
          <w:sz w:val="24"/>
          <w:szCs w:val="24"/>
        </w:rPr>
        <w:t xml:space="preserve"> Due to the lack of a systematic approach, time is not utilized efficiently, and important tasks may be overlooked.</w:t>
      </w:r>
      <w:r w:rsidR="00387C17" w:rsidRPr="00387C17">
        <w:t xml:space="preserve"> </w:t>
      </w:r>
      <w:r w:rsidR="00387C17" w:rsidRPr="00387C17">
        <w:rPr>
          <w:rFonts w:ascii="Times New Roman" w:hAnsi="Times New Roman" w:cs="Times New Roman"/>
          <w:sz w:val="24"/>
          <w:szCs w:val="24"/>
        </w:rPr>
        <w:t>There is no clear categorization of urgent and non-urgent tasks, which leads to poor time management. People often focus on easy tasks first and delay important ones, resulting in last-minute pressure and incomplete work.</w:t>
      </w:r>
      <w:r w:rsidR="002A59CB">
        <w:rPr>
          <w:rFonts w:ascii="Times New Roman" w:hAnsi="Times New Roman" w:cs="Times New Roman"/>
          <w:sz w:val="24"/>
          <w:szCs w:val="24"/>
        </w:rPr>
        <w:t xml:space="preserve"> </w:t>
      </w:r>
      <w:r w:rsidR="000B1833">
        <w:rPr>
          <w:rFonts w:ascii="Times New Roman" w:hAnsi="Times New Roman" w:cs="Times New Roman"/>
          <w:sz w:val="24"/>
          <w:szCs w:val="24"/>
        </w:rPr>
        <w:t xml:space="preserve">It </w:t>
      </w:r>
      <w:r w:rsidR="00F71132" w:rsidRPr="00F71132">
        <w:rPr>
          <w:rFonts w:ascii="Times New Roman" w:hAnsi="Times New Roman" w:cs="Times New Roman"/>
          <w:sz w:val="24"/>
          <w:szCs w:val="24"/>
        </w:rPr>
        <w:t>is to develop and analy</w:t>
      </w:r>
      <w:r w:rsidR="000B1833">
        <w:rPr>
          <w:rFonts w:ascii="Times New Roman" w:hAnsi="Times New Roman" w:cs="Times New Roman"/>
          <w:sz w:val="24"/>
          <w:szCs w:val="24"/>
        </w:rPr>
        <w:t>s</w:t>
      </w:r>
      <w:r w:rsidR="00F71132" w:rsidRPr="00F71132">
        <w:rPr>
          <w:rFonts w:ascii="Times New Roman" w:hAnsi="Times New Roman" w:cs="Times New Roman"/>
          <w:sz w:val="24"/>
          <w:szCs w:val="24"/>
        </w:rPr>
        <w:t>e a daily planner system that helps individuals manage their time and tasks more effectively. It focuses on improving productivity by organizing daily activities, setting priorities, and tracking progress in a structured manner.</w:t>
      </w:r>
      <w:r w:rsidR="000B1833">
        <w:rPr>
          <w:rFonts w:ascii="Times New Roman" w:hAnsi="Times New Roman" w:cs="Times New Roman"/>
          <w:sz w:val="24"/>
          <w:szCs w:val="24"/>
        </w:rPr>
        <w:t xml:space="preserve"> </w:t>
      </w:r>
      <w:r w:rsidR="00F71132" w:rsidRPr="00F71132">
        <w:rPr>
          <w:rFonts w:ascii="Times New Roman" w:hAnsi="Times New Roman" w:cs="Times New Roman"/>
          <w:sz w:val="24"/>
          <w:szCs w:val="24"/>
        </w:rPr>
        <w:t>This project can be useful for students, employees, and professionals who face challenges in time management. It covers features such as task scheduling, goal setting, reminder systems, and performance tracking.</w:t>
      </w:r>
    </w:p>
    <w:p w14:paraId="78E1AC16" w14:textId="77777777" w:rsidR="002A59CB" w:rsidRDefault="002A59CB" w:rsidP="004B731C">
      <w:pPr>
        <w:spacing w:line="360" w:lineRule="auto"/>
        <w:jc w:val="both"/>
        <w:rPr>
          <w:rFonts w:ascii="Times New Roman" w:hAnsi="Times New Roman" w:cs="Times New Roman"/>
          <w:sz w:val="24"/>
          <w:szCs w:val="24"/>
        </w:rPr>
      </w:pPr>
    </w:p>
    <w:p w14:paraId="1F7014EF" w14:textId="09222EE9" w:rsidR="00412EBC" w:rsidRDefault="000502C6" w:rsidP="002E2685">
      <w:pPr>
        <w:spacing w:line="360" w:lineRule="auto"/>
        <w:jc w:val="both"/>
        <w:rPr>
          <w:rFonts w:ascii="Times New Roman" w:hAnsi="Times New Roman" w:cs="Times New Roman"/>
          <w:sz w:val="24"/>
          <w:szCs w:val="24"/>
        </w:rPr>
      </w:pPr>
      <w:r w:rsidRPr="000502C6">
        <w:rPr>
          <w:rFonts w:ascii="Times New Roman" w:hAnsi="Times New Roman" w:cs="Times New Roman"/>
          <w:sz w:val="24"/>
          <w:szCs w:val="24"/>
        </w:rPr>
        <w:t xml:space="preserve">The core strength of this project lies in its simplicity and practical usefulness. The daily planner system is designed to be easy to use, making it accessible for students, employees, and professionals without requiring technical knowledge. Its structured approach to organizing </w:t>
      </w:r>
      <w:r w:rsidRPr="000502C6">
        <w:rPr>
          <w:rFonts w:ascii="Times New Roman" w:hAnsi="Times New Roman" w:cs="Times New Roman"/>
          <w:sz w:val="24"/>
          <w:szCs w:val="24"/>
        </w:rPr>
        <w:lastRenderedPageBreak/>
        <w:t>tasks helps users clearly identify priorities and manage time effectively.</w:t>
      </w:r>
      <w:r w:rsidR="00E9041C">
        <w:rPr>
          <w:rFonts w:ascii="Times New Roman" w:hAnsi="Times New Roman" w:cs="Times New Roman"/>
          <w:sz w:val="24"/>
          <w:szCs w:val="24"/>
        </w:rPr>
        <w:t xml:space="preserve"> </w:t>
      </w:r>
      <w:r w:rsidRPr="000502C6">
        <w:rPr>
          <w:rFonts w:ascii="Times New Roman" w:hAnsi="Times New Roman" w:cs="Times New Roman"/>
          <w:sz w:val="24"/>
          <w:szCs w:val="24"/>
        </w:rPr>
        <w:t>Another major strength is its ability to improve productivity and reduce stress by providing a clear daily schedule</w:t>
      </w:r>
      <w:r w:rsidR="00D56818">
        <w:rPr>
          <w:rFonts w:ascii="Times New Roman" w:hAnsi="Times New Roman" w:cs="Times New Roman"/>
          <w:sz w:val="24"/>
          <w:szCs w:val="24"/>
        </w:rPr>
        <w:t>.</w:t>
      </w:r>
      <w:r w:rsidR="00E9699C" w:rsidRPr="00E9699C">
        <w:t xml:space="preserve"> </w:t>
      </w:r>
      <w:r w:rsidR="00E9699C" w:rsidRPr="00E9699C">
        <w:rPr>
          <w:rFonts w:ascii="Times New Roman" w:hAnsi="Times New Roman" w:cs="Times New Roman"/>
          <w:sz w:val="24"/>
          <w:szCs w:val="24"/>
        </w:rPr>
        <w:t>The system encourages discipline, consistency, and goal-oriented behavi</w:t>
      </w:r>
      <w:r w:rsidR="00E9699C">
        <w:rPr>
          <w:rFonts w:ascii="Times New Roman" w:hAnsi="Times New Roman" w:cs="Times New Roman"/>
          <w:sz w:val="24"/>
          <w:szCs w:val="24"/>
        </w:rPr>
        <w:t>our.</w:t>
      </w:r>
      <w:r w:rsidR="002A59CB">
        <w:rPr>
          <w:rFonts w:ascii="Times New Roman" w:hAnsi="Times New Roman" w:cs="Times New Roman"/>
          <w:sz w:val="24"/>
          <w:szCs w:val="24"/>
        </w:rPr>
        <w:t xml:space="preserve"> </w:t>
      </w:r>
      <w:r w:rsidR="00412EBC">
        <w:rPr>
          <w:rFonts w:ascii="Times New Roman" w:hAnsi="Times New Roman" w:cs="Times New Roman"/>
          <w:sz w:val="24"/>
          <w:szCs w:val="24"/>
        </w:rPr>
        <w:t>T</w:t>
      </w:r>
      <w:r w:rsidR="00412EBC" w:rsidRPr="00412EBC">
        <w:rPr>
          <w:rFonts w:ascii="Times New Roman" w:hAnsi="Times New Roman" w:cs="Times New Roman"/>
          <w:sz w:val="24"/>
          <w:szCs w:val="24"/>
        </w:rPr>
        <w:t>his project include students, working professionals, and business individuals who need better time management in their daily lives. Students can use the planner to manage assignments, exams, and study schedules effectively.</w:t>
      </w:r>
      <w:r w:rsidR="002C1FAF">
        <w:rPr>
          <w:rFonts w:ascii="Times New Roman" w:hAnsi="Times New Roman" w:cs="Times New Roman"/>
          <w:sz w:val="24"/>
          <w:szCs w:val="24"/>
        </w:rPr>
        <w:t xml:space="preserve"> </w:t>
      </w:r>
      <w:r w:rsidR="00412EBC" w:rsidRPr="00412EBC">
        <w:rPr>
          <w:rFonts w:ascii="Times New Roman" w:hAnsi="Times New Roman" w:cs="Times New Roman"/>
          <w:sz w:val="24"/>
          <w:szCs w:val="24"/>
        </w:rPr>
        <w:t>Employees and professionals can utilize it to organize meetings, deadlines, and daily work tasks in a structured manner. Additionally, homemakers and entrepreneurs can also benefit from planning their daily responsibilities efficiently. Overall, this project is suitable for anyone who wants to improve productivity, reduce stress, and manage time in a systematic way.</w:t>
      </w:r>
    </w:p>
    <w:p w14:paraId="437066DD" w14:textId="77777777" w:rsidR="002A59CB" w:rsidRDefault="002A59CB" w:rsidP="002E2685">
      <w:pPr>
        <w:spacing w:line="360" w:lineRule="auto"/>
        <w:jc w:val="both"/>
        <w:rPr>
          <w:rFonts w:ascii="Times New Roman" w:hAnsi="Times New Roman" w:cs="Times New Roman"/>
          <w:sz w:val="24"/>
          <w:szCs w:val="24"/>
        </w:rPr>
      </w:pPr>
    </w:p>
    <w:p w14:paraId="2A211D11" w14:textId="6581E664" w:rsidR="006370FE" w:rsidRDefault="001F203F" w:rsidP="002E2685">
      <w:pPr>
        <w:spacing w:line="360" w:lineRule="auto"/>
        <w:jc w:val="both"/>
        <w:rPr>
          <w:rFonts w:ascii="Times New Roman" w:hAnsi="Times New Roman" w:cs="Times New Roman"/>
          <w:sz w:val="24"/>
          <w:szCs w:val="24"/>
        </w:rPr>
      </w:pPr>
      <w:r w:rsidRPr="001F203F">
        <w:rPr>
          <w:rFonts w:ascii="Times New Roman" w:hAnsi="Times New Roman" w:cs="Times New Roman"/>
          <w:sz w:val="24"/>
          <w:szCs w:val="24"/>
        </w:rPr>
        <w:t>Overall, the Daily Planner System provides a simple, organized, and effective solution to the common problem of poor time management. It replaces unstructured and memory-based planning with a systematic approach that helps users prioritize tasks, manage schedules, and track daily progress efficiently.</w:t>
      </w:r>
      <w:r>
        <w:rPr>
          <w:rFonts w:ascii="Times New Roman" w:hAnsi="Times New Roman" w:cs="Times New Roman"/>
          <w:sz w:val="24"/>
          <w:szCs w:val="24"/>
        </w:rPr>
        <w:t xml:space="preserve"> </w:t>
      </w:r>
      <w:r w:rsidRPr="001F203F">
        <w:rPr>
          <w:rFonts w:ascii="Times New Roman" w:hAnsi="Times New Roman" w:cs="Times New Roman"/>
          <w:sz w:val="24"/>
          <w:szCs w:val="24"/>
        </w:rPr>
        <w:t>By integrating user-friendly design with practical planning features, the project improves productivity, reduces stress</w:t>
      </w:r>
      <w:r w:rsidR="00072D53" w:rsidRPr="00072D53">
        <w:rPr>
          <w:rFonts w:asciiTheme="majorHAnsi" w:eastAsiaTheme="majorEastAsia" w:hAnsiTheme="majorHAnsi" w:cstheme="majorBidi"/>
          <w:sz w:val="28"/>
          <w:szCs w:val="28"/>
        </w:rPr>
        <w:t xml:space="preserve">. </w:t>
      </w:r>
    </w:p>
    <w:p w14:paraId="5D7254D4" w14:textId="77777777" w:rsidR="006370FE" w:rsidRDefault="006370FE" w:rsidP="006370FE">
      <w:pPr>
        <w:spacing w:line="360" w:lineRule="auto"/>
        <w:rPr>
          <w:rFonts w:ascii="Times New Roman" w:hAnsi="Times New Roman" w:cs="Times New Roman"/>
          <w:sz w:val="24"/>
          <w:szCs w:val="24"/>
        </w:rPr>
      </w:pPr>
    </w:p>
    <w:p w14:paraId="78AAB6B5" w14:textId="77777777" w:rsidR="002E2685" w:rsidRDefault="002E2685" w:rsidP="006370FE">
      <w:pPr>
        <w:spacing w:line="360" w:lineRule="auto"/>
        <w:rPr>
          <w:rFonts w:ascii="Times New Roman" w:hAnsi="Times New Roman" w:cs="Times New Roman"/>
          <w:sz w:val="24"/>
          <w:szCs w:val="24"/>
        </w:rPr>
      </w:pPr>
    </w:p>
    <w:p w14:paraId="7F77BE4B" w14:textId="77777777" w:rsidR="002E2685" w:rsidRDefault="002E2685" w:rsidP="006370FE">
      <w:pPr>
        <w:spacing w:line="360" w:lineRule="auto"/>
        <w:rPr>
          <w:rFonts w:ascii="Times New Roman" w:hAnsi="Times New Roman" w:cs="Times New Roman"/>
          <w:sz w:val="24"/>
          <w:szCs w:val="24"/>
        </w:rPr>
      </w:pPr>
    </w:p>
    <w:p w14:paraId="4B04FBEF" w14:textId="77777777" w:rsidR="002E2685" w:rsidRDefault="002E2685" w:rsidP="006370FE">
      <w:pPr>
        <w:spacing w:line="360" w:lineRule="auto"/>
        <w:rPr>
          <w:rFonts w:ascii="Times New Roman" w:hAnsi="Times New Roman" w:cs="Times New Roman"/>
          <w:sz w:val="24"/>
          <w:szCs w:val="24"/>
        </w:rPr>
      </w:pPr>
    </w:p>
    <w:p w14:paraId="66C8CEE1" w14:textId="77777777" w:rsidR="00882990" w:rsidRDefault="00882990" w:rsidP="00882990">
      <w:pPr>
        <w:spacing w:line="360" w:lineRule="auto"/>
        <w:rPr>
          <w:rFonts w:ascii="Times New Roman" w:hAnsi="Times New Roman" w:cs="Times New Roman"/>
          <w:sz w:val="24"/>
          <w:szCs w:val="24"/>
        </w:rPr>
      </w:pPr>
    </w:p>
    <w:p w14:paraId="6A0C3AE0" w14:textId="77777777" w:rsidR="0075501A" w:rsidRDefault="0075501A" w:rsidP="00882990">
      <w:pPr>
        <w:spacing w:line="360" w:lineRule="auto"/>
        <w:jc w:val="center"/>
        <w:rPr>
          <w:rFonts w:ascii="Times New Roman" w:hAnsi="Times New Roman" w:cs="Times New Roman"/>
          <w:b/>
          <w:bCs/>
          <w:sz w:val="32"/>
          <w:szCs w:val="32"/>
        </w:rPr>
      </w:pPr>
    </w:p>
    <w:p w14:paraId="73C8C467" w14:textId="77777777" w:rsidR="0075501A" w:rsidRDefault="0075501A" w:rsidP="00882990">
      <w:pPr>
        <w:spacing w:line="360" w:lineRule="auto"/>
        <w:jc w:val="center"/>
        <w:rPr>
          <w:rFonts w:ascii="Times New Roman" w:hAnsi="Times New Roman" w:cs="Times New Roman"/>
          <w:b/>
          <w:bCs/>
          <w:sz w:val="32"/>
          <w:szCs w:val="32"/>
        </w:rPr>
      </w:pPr>
    </w:p>
    <w:p w14:paraId="48CBA1D8" w14:textId="77777777" w:rsidR="002A59CB" w:rsidRDefault="002A59CB" w:rsidP="00882990">
      <w:pPr>
        <w:spacing w:line="360" w:lineRule="auto"/>
        <w:jc w:val="center"/>
        <w:rPr>
          <w:rFonts w:ascii="Times New Roman" w:hAnsi="Times New Roman" w:cs="Times New Roman"/>
          <w:b/>
          <w:bCs/>
          <w:sz w:val="32"/>
          <w:szCs w:val="32"/>
        </w:rPr>
      </w:pPr>
    </w:p>
    <w:p w14:paraId="4E6EDF8B" w14:textId="77777777" w:rsidR="002A59CB" w:rsidRDefault="002A59CB" w:rsidP="00882990">
      <w:pPr>
        <w:spacing w:line="360" w:lineRule="auto"/>
        <w:jc w:val="center"/>
        <w:rPr>
          <w:rFonts w:ascii="Times New Roman" w:hAnsi="Times New Roman" w:cs="Times New Roman"/>
          <w:b/>
          <w:bCs/>
          <w:sz w:val="32"/>
          <w:szCs w:val="32"/>
        </w:rPr>
      </w:pPr>
    </w:p>
    <w:p w14:paraId="45D74D8E" w14:textId="77777777" w:rsidR="002A59CB" w:rsidRDefault="002A59CB" w:rsidP="00882990">
      <w:pPr>
        <w:spacing w:line="360" w:lineRule="auto"/>
        <w:jc w:val="center"/>
        <w:rPr>
          <w:rFonts w:ascii="Times New Roman" w:hAnsi="Times New Roman" w:cs="Times New Roman"/>
          <w:b/>
          <w:bCs/>
          <w:sz w:val="32"/>
          <w:szCs w:val="32"/>
        </w:rPr>
      </w:pPr>
    </w:p>
    <w:p w14:paraId="703FA216" w14:textId="723B9B7B" w:rsidR="00A66740" w:rsidRPr="00B159B4" w:rsidRDefault="00882990" w:rsidP="00882990">
      <w:pPr>
        <w:spacing w:line="360" w:lineRule="auto"/>
        <w:jc w:val="center"/>
        <w:rPr>
          <w:rFonts w:ascii="Times New Roman" w:hAnsi="Times New Roman" w:cs="Times New Roman"/>
          <w:b/>
          <w:bCs/>
          <w:sz w:val="40"/>
          <w:szCs w:val="40"/>
        </w:rPr>
      </w:pPr>
      <w:r w:rsidRPr="00B159B4">
        <w:rPr>
          <w:rFonts w:ascii="Times New Roman" w:hAnsi="Times New Roman" w:cs="Times New Roman"/>
          <w:b/>
          <w:bCs/>
          <w:sz w:val="40"/>
          <w:szCs w:val="40"/>
        </w:rPr>
        <w:lastRenderedPageBreak/>
        <w:t xml:space="preserve">1.1 </w:t>
      </w:r>
      <w:r w:rsidR="00E60E9B" w:rsidRPr="00B159B4">
        <w:rPr>
          <w:rFonts w:ascii="Times New Roman" w:hAnsi="Times New Roman" w:cs="Times New Roman"/>
          <w:b/>
          <w:bCs/>
          <w:sz w:val="40"/>
          <w:szCs w:val="40"/>
        </w:rPr>
        <w:t>Objective</w:t>
      </w:r>
      <w:r w:rsidR="00691718" w:rsidRPr="00B159B4">
        <w:rPr>
          <w:rFonts w:ascii="Times New Roman" w:hAnsi="Times New Roman" w:cs="Times New Roman"/>
          <w:b/>
          <w:bCs/>
          <w:sz w:val="40"/>
          <w:szCs w:val="40"/>
        </w:rPr>
        <w:t xml:space="preserve"> of the Project</w:t>
      </w:r>
    </w:p>
    <w:p w14:paraId="676A4786" w14:textId="083F86CF" w:rsidR="00F127DA" w:rsidRPr="00F127DA" w:rsidRDefault="00267BA1" w:rsidP="004D6B56">
      <w:pPr>
        <w:spacing w:line="360" w:lineRule="auto"/>
        <w:jc w:val="both"/>
        <w:rPr>
          <w:rFonts w:ascii="Times New Roman" w:hAnsi="Times New Roman" w:cs="Times New Roman"/>
          <w:sz w:val="24"/>
          <w:szCs w:val="24"/>
        </w:rPr>
      </w:pPr>
      <w:r w:rsidRPr="00267BA1">
        <w:rPr>
          <w:rFonts w:ascii="Times New Roman" w:hAnsi="Times New Roman" w:cs="Times New Roman"/>
          <w:sz w:val="28"/>
          <w:szCs w:val="28"/>
        </w:rPr>
        <w:t>1.</w:t>
      </w:r>
      <w:r w:rsidR="00F127DA" w:rsidRPr="00F127DA">
        <w:rPr>
          <w:rFonts w:ascii="Times New Roman" w:hAnsi="Times New Roman" w:cs="Times New Roman"/>
          <w:sz w:val="32"/>
          <w:szCs w:val="32"/>
        </w:rPr>
        <w:t xml:space="preserve"> </w:t>
      </w:r>
      <w:r w:rsidR="00F127DA" w:rsidRPr="00F127DA">
        <w:rPr>
          <w:rFonts w:ascii="Times New Roman" w:hAnsi="Times New Roman" w:cs="Times New Roman"/>
          <w:b/>
          <w:bCs/>
          <w:sz w:val="24"/>
          <w:szCs w:val="24"/>
        </w:rPr>
        <w:t>Task Organization:</w:t>
      </w:r>
      <w:r w:rsidR="004D6B56">
        <w:rPr>
          <w:rFonts w:ascii="Times New Roman" w:hAnsi="Times New Roman" w:cs="Times New Roman"/>
          <w:sz w:val="24"/>
          <w:szCs w:val="24"/>
        </w:rPr>
        <w:t xml:space="preserve"> </w:t>
      </w:r>
      <w:r w:rsidR="00F127DA" w:rsidRPr="00F127DA">
        <w:rPr>
          <w:rFonts w:ascii="Times New Roman" w:hAnsi="Times New Roman" w:cs="Times New Roman"/>
          <w:sz w:val="24"/>
          <w:szCs w:val="24"/>
        </w:rPr>
        <w:t>The Daily Planner System allows users to list and arrange all their tasks in a structured format. Instead of remembering everything mentally, users can store tasks in one place.</w:t>
      </w:r>
      <w:r w:rsidR="004D6B56">
        <w:rPr>
          <w:rFonts w:ascii="Times New Roman" w:hAnsi="Times New Roman" w:cs="Times New Roman"/>
          <w:sz w:val="24"/>
          <w:szCs w:val="24"/>
        </w:rPr>
        <w:t xml:space="preserve"> </w:t>
      </w:r>
      <w:r w:rsidR="00F127DA">
        <w:rPr>
          <w:rFonts w:ascii="Times New Roman" w:hAnsi="Times New Roman" w:cs="Times New Roman"/>
          <w:sz w:val="24"/>
          <w:szCs w:val="24"/>
        </w:rPr>
        <w:t>It</w:t>
      </w:r>
      <w:r w:rsidR="00F127DA" w:rsidRPr="00F127DA">
        <w:rPr>
          <w:rFonts w:ascii="Times New Roman" w:hAnsi="Times New Roman" w:cs="Times New Roman"/>
          <w:sz w:val="24"/>
          <w:szCs w:val="24"/>
        </w:rPr>
        <w:t xml:space="preserve"> reduces confusion and ensures that no important work is overlooked. Tasks can also be categorized (e.g., personal, academic, work) for better clarity.</w:t>
      </w:r>
    </w:p>
    <w:p w14:paraId="7346D04B" w14:textId="66D549A0" w:rsidR="00F127DA" w:rsidRPr="00F127DA" w:rsidRDefault="00267BA1" w:rsidP="004D6B5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w:t>
      </w:r>
      <w:r w:rsidR="00F127DA" w:rsidRPr="004D6B56">
        <w:rPr>
          <w:rFonts w:ascii="Times New Roman" w:hAnsi="Times New Roman" w:cs="Times New Roman"/>
          <w:b/>
          <w:bCs/>
          <w:sz w:val="24"/>
          <w:szCs w:val="24"/>
        </w:rPr>
        <w:t>Time Management</w:t>
      </w:r>
      <w:r w:rsidR="004D6B56">
        <w:rPr>
          <w:rFonts w:ascii="Times New Roman" w:hAnsi="Times New Roman" w:cs="Times New Roman"/>
          <w:sz w:val="24"/>
          <w:szCs w:val="24"/>
        </w:rPr>
        <w:t>:</w:t>
      </w:r>
      <w:r w:rsidR="00F127DA">
        <w:rPr>
          <w:rFonts w:ascii="Times New Roman" w:hAnsi="Times New Roman" w:cs="Times New Roman"/>
          <w:sz w:val="24"/>
          <w:szCs w:val="24"/>
        </w:rPr>
        <w:t xml:space="preserve"> </w:t>
      </w:r>
      <w:r w:rsidR="00F127DA" w:rsidRPr="00F127DA">
        <w:rPr>
          <w:rFonts w:ascii="Times New Roman" w:hAnsi="Times New Roman" w:cs="Times New Roman"/>
          <w:sz w:val="24"/>
          <w:szCs w:val="24"/>
        </w:rPr>
        <w:t>By planning when to start and finish activities, users can avoid wasting time and make better use of their day. It also helps in balancing different responsibilities, such as study, work, and leisure.</w:t>
      </w:r>
    </w:p>
    <w:p w14:paraId="7EB1CDAB" w14:textId="74E78A6E" w:rsidR="00F127DA" w:rsidRPr="00F127DA" w:rsidRDefault="00267BA1" w:rsidP="004D6B56">
      <w:pPr>
        <w:spacing w:line="360" w:lineRule="auto"/>
        <w:rPr>
          <w:rFonts w:ascii="Times New Roman" w:hAnsi="Times New Roman" w:cs="Times New Roman"/>
          <w:sz w:val="24"/>
          <w:szCs w:val="24"/>
        </w:rPr>
      </w:pPr>
      <w:r>
        <w:rPr>
          <w:rFonts w:ascii="Times New Roman" w:hAnsi="Times New Roman" w:cs="Times New Roman"/>
          <w:sz w:val="24"/>
          <w:szCs w:val="24"/>
        </w:rPr>
        <w:t>3.</w:t>
      </w:r>
      <w:r w:rsidR="00F127DA" w:rsidRPr="00F127DA">
        <w:rPr>
          <w:rFonts w:ascii="Times New Roman" w:hAnsi="Times New Roman" w:cs="Times New Roman"/>
          <w:b/>
          <w:bCs/>
          <w:sz w:val="24"/>
          <w:szCs w:val="24"/>
        </w:rPr>
        <w:t>Task Prioritization:</w:t>
      </w:r>
      <w:r w:rsidR="00F127DA" w:rsidRPr="00F127DA">
        <w:rPr>
          <w:rFonts w:ascii="Times New Roman" w:hAnsi="Times New Roman" w:cs="Times New Roman"/>
          <w:sz w:val="24"/>
          <w:szCs w:val="24"/>
        </w:rPr>
        <w:br/>
        <w:t>Not all tasks have the same importance. The planner allows users to mark tasks as high, medium, or low priority. This ensures that urgent and important tasks are completed first, reducing the risk of missing deadlines or delaying critical work.</w:t>
      </w:r>
    </w:p>
    <w:p w14:paraId="4F3BBEEB" w14:textId="5C9CABD8" w:rsidR="00866BFE" w:rsidRDefault="00267BA1" w:rsidP="004D6B5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w:t>
      </w:r>
      <w:r w:rsidR="00F127DA">
        <w:rPr>
          <w:rFonts w:ascii="Times New Roman" w:hAnsi="Times New Roman" w:cs="Times New Roman"/>
          <w:b/>
          <w:bCs/>
          <w:sz w:val="24"/>
          <w:szCs w:val="24"/>
        </w:rPr>
        <w:t>Progress Tracking:</w:t>
      </w:r>
      <w:r w:rsidR="004D6B56">
        <w:rPr>
          <w:rFonts w:ascii="Times New Roman" w:hAnsi="Times New Roman" w:cs="Times New Roman"/>
          <w:b/>
          <w:bCs/>
          <w:sz w:val="24"/>
          <w:szCs w:val="24"/>
        </w:rPr>
        <w:t xml:space="preserve"> </w:t>
      </w:r>
      <w:r w:rsidR="00F127DA" w:rsidRPr="00F127DA">
        <w:rPr>
          <w:rFonts w:ascii="Times New Roman" w:hAnsi="Times New Roman" w:cs="Times New Roman"/>
          <w:sz w:val="24"/>
          <w:szCs w:val="24"/>
        </w:rPr>
        <w:t>This helps users monitor their daily progress and stay motivated. Seeing completed tasks gives a sense of achievement and encourages consistency.</w:t>
      </w:r>
    </w:p>
    <w:p w14:paraId="6CF4C663" w14:textId="77777777" w:rsidR="00866BFE" w:rsidRDefault="00866BFE">
      <w:pPr>
        <w:rPr>
          <w:rFonts w:ascii="Times New Roman" w:hAnsi="Times New Roman" w:cs="Times New Roman"/>
          <w:sz w:val="24"/>
          <w:szCs w:val="24"/>
        </w:rPr>
      </w:pPr>
      <w:r>
        <w:rPr>
          <w:rFonts w:ascii="Times New Roman" w:hAnsi="Times New Roman" w:cs="Times New Roman"/>
          <w:sz w:val="24"/>
          <w:szCs w:val="24"/>
        </w:rPr>
        <w:br w:type="page"/>
      </w:r>
    </w:p>
    <w:p w14:paraId="5B44BB60" w14:textId="786FCC2A" w:rsidR="00F54AD0" w:rsidRDefault="00866BFE" w:rsidP="00866BFE">
      <w:pPr>
        <w:spacing w:line="360" w:lineRule="auto"/>
        <w:jc w:val="center"/>
        <w:rPr>
          <w:rFonts w:ascii="Times New Roman" w:hAnsi="Times New Roman" w:cs="Times New Roman"/>
          <w:b/>
          <w:bCs/>
          <w:sz w:val="40"/>
          <w:szCs w:val="40"/>
        </w:rPr>
      </w:pPr>
      <w:r w:rsidRPr="00866BFE">
        <w:rPr>
          <w:rFonts w:ascii="Times New Roman" w:hAnsi="Times New Roman" w:cs="Times New Roman"/>
          <w:b/>
          <w:bCs/>
          <w:sz w:val="40"/>
          <w:szCs w:val="40"/>
        </w:rPr>
        <w:lastRenderedPageBreak/>
        <w:t>1.2 Scope of the project</w:t>
      </w:r>
    </w:p>
    <w:p w14:paraId="39A943BD"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User-Friendly Interface</w:t>
      </w:r>
      <w:r w:rsidRPr="00866BFE">
        <w:rPr>
          <w:rFonts w:ascii="Times New Roman" w:hAnsi="Times New Roman" w:cs="Times New Roman"/>
          <w:sz w:val="24"/>
          <w:szCs w:val="24"/>
        </w:rPr>
        <w:t>: The system will be designed with a simple and easy-to-use interface so that users can access and manage tasks without difficulty.</w:t>
      </w:r>
    </w:p>
    <w:p w14:paraId="2D987B7C"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Task Creation and Management</w:t>
      </w:r>
      <w:r w:rsidRPr="00866BFE">
        <w:rPr>
          <w:rFonts w:ascii="Times New Roman" w:hAnsi="Times New Roman" w:cs="Times New Roman"/>
          <w:sz w:val="24"/>
          <w:szCs w:val="24"/>
        </w:rPr>
        <w:t>: Users can add, edit, delete, and organize daily tasks based on their needs.</w:t>
      </w:r>
    </w:p>
    <w:p w14:paraId="4DC60502"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Scheduling Features</w:t>
      </w:r>
      <w:r w:rsidRPr="00866BFE">
        <w:rPr>
          <w:rFonts w:ascii="Times New Roman" w:hAnsi="Times New Roman" w:cs="Times New Roman"/>
          <w:sz w:val="24"/>
          <w:szCs w:val="24"/>
        </w:rPr>
        <w:t>: The system will allow users to assign dates and time slots to tasks for proper planning.</w:t>
      </w:r>
    </w:p>
    <w:p w14:paraId="40BB0A13"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Reminder System</w:t>
      </w:r>
      <w:r w:rsidRPr="00866BFE">
        <w:rPr>
          <w:rFonts w:ascii="Times New Roman" w:hAnsi="Times New Roman" w:cs="Times New Roman"/>
          <w:sz w:val="24"/>
          <w:szCs w:val="24"/>
        </w:rPr>
        <w:t>: It will provide notifications or alerts to remind users about important tasks and deadlines.</w:t>
      </w:r>
    </w:p>
    <w:p w14:paraId="627E4767"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Priority Setting</w:t>
      </w:r>
      <w:r w:rsidRPr="00866BFE">
        <w:rPr>
          <w:rFonts w:ascii="Times New Roman" w:hAnsi="Times New Roman" w:cs="Times New Roman"/>
          <w:sz w:val="24"/>
          <w:szCs w:val="24"/>
        </w:rPr>
        <w:t>: Users can set priorities (high, medium, low) to manage tasks effectively.</w:t>
      </w:r>
    </w:p>
    <w:p w14:paraId="218625B8"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Progress Monitoring</w:t>
      </w:r>
      <w:r w:rsidRPr="00866BFE">
        <w:rPr>
          <w:rFonts w:ascii="Times New Roman" w:hAnsi="Times New Roman" w:cs="Times New Roman"/>
          <w:sz w:val="24"/>
          <w:szCs w:val="24"/>
        </w:rPr>
        <w:t>: The system will help users track completed and pending tasks.</w:t>
      </w:r>
    </w:p>
    <w:p w14:paraId="3261BB84"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Data Storage</w:t>
      </w:r>
      <w:r w:rsidRPr="00866BFE">
        <w:rPr>
          <w:rFonts w:ascii="Times New Roman" w:hAnsi="Times New Roman" w:cs="Times New Roman"/>
          <w:sz w:val="24"/>
          <w:szCs w:val="24"/>
        </w:rPr>
        <w:t>: The planner will store task information securely for future reference.</w:t>
      </w:r>
    </w:p>
    <w:p w14:paraId="6A638F37" w14:textId="77777777" w:rsidR="00866BFE" w:rsidRPr="00866BFE" w:rsidRDefault="00866BFE" w:rsidP="00866BFE">
      <w:pPr>
        <w:spacing w:line="360" w:lineRule="auto"/>
        <w:jc w:val="both"/>
        <w:rPr>
          <w:rFonts w:ascii="Times New Roman" w:hAnsi="Times New Roman" w:cs="Times New Roman"/>
          <w:sz w:val="24"/>
          <w:szCs w:val="24"/>
        </w:rPr>
      </w:pPr>
      <w:r w:rsidRPr="00866BFE">
        <w:rPr>
          <w:rFonts w:ascii="Times New Roman" w:hAnsi="Times New Roman" w:cs="Times New Roman"/>
          <w:b/>
          <w:bCs/>
          <w:sz w:val="24"/>
          <w:szCs w:val="24"/>
        </w:rPr>
        <w:t>• Accessibility</w:t>
      </w:r>
      <w:r w:rsidRPr="00866BFE">
        <w:rPr>
          <w:rFonts w:ascii="Times New Roman" w:hAnsi="Times New Roman" w:cs="Times New Roman"/>
          <w:sz w:val="24"/>
          <w:szCs w:val="24"/>
        </w:rPr>
        <w:t>: The system can be accessed easily, making it convenient for daily use.</w:t>
      </w:r>
    </w:p>
    <w:p w14:paraId="5DD8AB5C" w14:textId="77777777" w:rsidR="00866BFE" w:rsidRPr="00866BFE" w:rsidRDefault="00866BFE" w:rsidP="00866BFE">
      <w:pPr>
        <w:spacing w:line="360" w:lineRule="auto"/>
        <w:rPr>
          <w:rFonts w:ascii="Times New Roman" w:hAnsi="Times New Roman" w:cs="Times New Roman"/>
          <w:b/>
          <w:bCs/>
          <w:sz w:val="40"/>
          <w:szCs w:val="40"/>
        </w:rPr>
      </w:pPr>
    </w:p>
    <w:p w14:paraId="12CFF1AE" w14:textId="77777777" w:rsidR="00866BFE" w:rsidRDefault="00866BFE" w:rsidP="004D6B56">
      <w:pPr>
        <w:spacing w:line="360" w:lineRule="auto"/>
        <w:jc w:val="both"/>
        <w:rPr>
          <w:rFonts w:ascii="Times New Roman" w:hAnsi="Times New Roman" w:cs="Times New Roman"/>
          <w:b/>
          <w:bCs/>
          <w:sz w:val="24"/>
          <w:szCs w:val="24"/>
        </w:rPr>
      </w:pPr>
    </w:p>
    <w:p w14:paraId="555EDB40" w14:textId="77777777" w:rsidR="00866BFE" w:rsidRPr="00F127DA" w:rsidRDefault="00866BFE" w:rsidP="004D6B56">
      <w:pPr>
        <w:spacing w:line="360" w:lineRule="auto"/>
        <w:jc w:val="both"/>
        <w:rPr>
          <w:rFonts w:ascii="Times New Roman" w:hAnsi="Times New Roman" w:cs="Times New Roman"/>
          <w:b/>
          <w:bCs/>
          <w:sz w:val="24"/>
          <w:szCs w:val="24"/>
        </w:rPr>
      </w:pPr>
    </w:p>
    <w:p w14:paraId="3386CA09" w14:textId="77777777" w:rsidR="00F54AD0" w:rsidRPr="00F127DA" w:rsidRDefault="00F54AD0" w:rsidP="00F127DA">
      <w:pPr>
        <w:pStyle w:val="ListParagraph"/>
        <w:spacing w:line="360" w:lineRule="auto"/>
        <w:ind w:left="480"/>
        <w:rPr>
          <w:rFonts w:ascii="Times New Roman" w:hAnsi="Times New Roman" w:cs="Times New Roman"/>
          <w:b/>
          <w:bCs/>
          <w:sz w:val="24"/>
          <w:szCs w:val="24"/>
        </w:rPr>
      </w:pPr>
    </w:p>
    <w:p w14:paraId="39CD78D1" w14:textId="77777777" w:rsidR="00F54AD0" w:rsidRPr="00F127DA" w:rsidRDefault="00F54AD0" w:rsidP="00F127DA">
      <w:pPr>
        <w:pStyle w:val="ListParagraph"/>
        <w:spacing w:line="360" w:lineRule="auto"/>
        <w:ind w:left="480"/>
        <w:rPr>
          <w:rFonts w:ascii="Times New Roman" w:hAnsi="Times New Roman" w:cs="Times New Roman"/>
          <w:b/>
          <w:bCs/>
          <w:sz w:val="24"/>
          <w:szCs w:val="24"/>
        </w:rPr>
      </w:pPr>
    </w:p>
    <w:p w14:paraId="24802802" w14:textId="77777777" w:rsidR="00F54AD0" w:rsidRDefault="00F54AD0" w:rsidP="00F127DA">
      <w:pPr>
        <w:pStyle w:val="ListParagraph"/>
        <w:spacing w:line="360" w:lineRule="auto"/>
        <w:ind w:left="480"/>
        <w:rPr>
          <w:rFonts w:ascii="Times New Roman" w:hAnsi="Times New Roman" w:cs="Times New Roman"/>
          <w:b/>
          <w:bCs/>
          <w:sz w:val="32"/>
          <w:szCs w:val="32"/>
        </w:rPr>
      </w:pPr>
    </w:p>
    <w:p w14:paraId="7B81DE39" w14:textId="77777777" w:rsidR="00F54AD0" w:rsidRDefault="00F54AD0" w:rsidP="00BC029B">
      <w:pPr>
        <w:pStyle w:val="ListParagraph"/>
        <w:spacing w:line="360" w:lineRule="auto"/>
        <w:ind w:left="480"/>
        <w:jc w:val="center"/>
        <w:rPr>
          <w:rFonts w:ascii="Times New Roman" w:hAnsi="Times New Roman" w:cs="Times New Roman"/>
          <w:b/>
          <w:bCs/>
          <w:sz w:val="32"/>
          <w:szCs w:val="32"/>
        </w:rPr>
      </w:pPr>
    </w:p>
    <w:p w14:paraId="1EC6DEB4" w14:textId="77777777" w:rsidR="00F54AD0" w:rsidRDefault="00F54AD0" w:rsidP="00BC029B">
      <w:pPr>
        <w:pStyle w:val="ListParagraph"/>
        <w:spacing w:line="360" w:lineRule="auto"/>
        <w:ind w:left="480"/>
        <w:jc w:val="center"/>
        <w:rPr>
          <w:rFonts w:ascii="Times New Roman" w:hAnsi="Times New Roman" w:cs="Times New Roman"/>
          <w:b/>
          <w:bCs/>
          <w:sz w:val="32"/>
          <w:szCs w:val="32"/>
        </w:rPr>
      </w:pPr>
    </w:p>
    <w:p w14:paraId="7D06DF57" w14:textId="77777777" w:rsidR="00F54AD0" w:rsidRDefault="00F54AD0" w:rsidP="00BC029B">
      <w:pPr>
        <w:pStyle w:val="ListParagraph"/>
        <w:spacing w:line="360" w:lineRule="auto"/>
        <w:ind w:left="480"/>
        <w:jc w:val="center"/>
        <w:rPr>
          <w:rFonts w:ascii="Times New Roman" w:hAnsi="Times New Roman" w:cs="Times New Roman"/>
          <w:b/>
          <w:bCs/>
          <w:sz w:val="32"/>
          <w:szCs w:val="32"/>
        </w:rPr>
      </w:pPr>
    </w:p>
    <w:p w14:paraId="6CAC2DA4" w14:textId="77777777" w:rsidR="00F54AD0" w:rsidRDefault="00F54AD0" w:rsidP="00BC029B">
      <w:pPr>
        <w:pStyle w:val="ListParagraph"/>
        <w:spacing w:line="360" w:lineRule="auto"/>
        <w:ind w:left="480"/>
        <w:jc w:val="center"/>
        <w:rPr>
          <w:rFonts w:ascii="Times New Roman" w:hAnsi="Times New Roman" w:cs="Times New Roman"/>
          <w:b/>
          <w:bCs/>
          <w:sz w:val="32"/>
          <w:szCs w:val="32"/>
        </w:rPr>
      </w:pPr>
    </w:p>
    <w:p w14:paraId="0A9659D3" w14:textId="77777777" w:rsidR="00F54AD0" w:rsidRDefault="00F54AD0" w:rsidP="00BC029B">
      <w:pPr>
        <w:pStyle w:val="ListParagraph"/>
        <w:spacing w:line="360" w:lineRule="auto"/>
        <w:ind w:left="480"/>
        <w:jc w:val="center"/>
        <w:rPr>
          <w:rFonts w:ascii="Times New Roman" w:hAnsi="Times New Roman" w:cs="Times New Roman"/>
          <w:b/>
          <w:bCs/>
          <w:sz w:val="32"/>
          <w:szCs w:val="32"/>
        </w:rPr>
      </w:pPr>
    </w:p>
    <w:p w14:paraId="7D168D0A" w14:textId="1332C88C" w:rsidR="00F06C3C" w:rsidRPr="00A53C22" w:rsidRDefault="00F06C3C" w:rsidP="00A64DB0">
      <w:pPr>
        <w:jc w:val="both"/>
        <w:rPr>
          <w:rFonts w:ascii="Times New Roman" w:hAnsi="Times New Roman" w:cs="Times New Roman"/>
          <w:sz w:val="24"/>
          <w:szCs w:val="24"/>
        </w:rPr>
      </w:pPr>
    </w:p>
    <w:p w14:paraId="2C3719F6" w14:textId="3F9408B3" w:rsidR="00012E90" w:rsidRPr="00006B69" w:rsidRDefault="00C3433F" w:rsidP="00006B69">
      <w:pPr>
        <w:tabs>
          <w:tab w:val="left" w:pos="5320"/>
        </w:tabs>
        <w:rPr>
          <w:rFonts w:ascii="Times New Roman" w:eastAsiaTheme="majorEastAsia" w:hAnsi="Times New Roman" w:cs="Times New Roman"/>
          <w:b/>
          <w:bCs/>
          <w:color w:val="2F5496" w:themeColor="accent1" w:themeShade="BF"/>
          <w:sz w:val="24"/>
          <w:szCs w:val="24"/>
        </w:rPr>
      </w:pPr>
      <w:r w:rsidRPr="00C57FD8">
        <w:rPr>
          <w:rFonts w:ascii="Times New Roman" w:hAnsi="Times New Roman" w:cs="Times New Roman"/>
          <w:b/>
          <w:bCs/>
          <w:sz w:val="36"/>
          <w:szCs w:val="36"/>
        </w:rPr>
        <w:lastRenderedPageBreak/>
        <w:t>2. SYSTEM ANALYSIS/REQUIREMENT</w:t>
      </w:r>
    </w:p>
    <w:p w14:paraId="29D997F3" w14:textId="77777777" w:rsidR="00A35BD0" w:rsidRDefault="00A35BD0" w:rsidP="006638B2">
      <w:pPr>
        <w:jc w:val="center"/>
        <w:rPr>
          <w:rFonts w:ascii="Times New Roman" w:hAnsi="Times New Roman" w:cs="Times New Roman"/>
          <w:sz w:val="36"/>
          <w:szCs w:val="36"/>
        </w:rPr>
      </w:pPr>
    </w:p>
    <w:p w14:paraId="1D2225B2" w14:textId="75BAAF8F" w:rsidR="00F514EE" w:rsidRDefault="0044169C" w:rsidP="0044169C">
      <w:pPr>
        <w:spacing w:line="360" w:lineRule="auto"/>
        <w:jc w:val="both"/>
        <w:rPr>
          <w:rFonts w:ascii="Times New Roman" w:hAnsi="Times New Roman" w:cs="Times New Roman"/>
          <w:sz w:val="24"/>
          <w:szCs w:val="24"/>
        </w:rPr>
      </w:pPr>
      <w:r w:rsidRPr="0044169C">
        <w:rPr>
          <w:rFonts w:ascii="Times New Roman" w:hAnsi="Times New Roman" w:cs="Times New Roman"/>
          <w:sz w:val="24"/>
          <w:szCs w:val="24"/>
        </w:rPr>
        <w:t>System Analysis serves as the foundation of the Daily Planner System, focusing on understanding the limitations of the current unstructured task management methods. At present, many individuals rely on memory, scattered notes, or basic reminder applications that lack proper organization and prioritization. This often results in missed deadlines, overlapping schedules, reduced productivity, and increased stress. The absence of a centralized system makes it difficult to track daily progress, evaluate completed tasks, or maintain consistency in planning</w:t>
      </w:r>
      <w:r w:rsidR="00A35BD0">
        <w:rPr>
          <w:rFonts w:ascii="Times New Roman" w:hAnsi="Times New Roman" w:cs="Times New Roman"/>
          <w:sz w:val="24"/>
          <w:szCs w:val="24"/>
        </w:rPr>
        <w:t>.</w:t>
      </w:r>
      <w:r w:rsidRPr="0044169C">
        <w:rPr>
          <w:rFonts w:ascii="Times New Roman" w:hAnsi="Times New Roman" w:cs="Times New Roman"/>
          <w:sz w:val="24"/>
          <w:szCs w:val="24"/>
        </w:rPr>
        <w:t xml:space="preserve"> </w:t>
      </w:r>
    </w:p>
    <w:p w14:paraId="73458761" w14:textId="15EDF40B" w:rsidR="00F514EE" w:rsidRDefault="0044169C" w:rsidP="0044169C">
      <w:pPr>
        <w:spacing w:line="360" w:lineRule="auto"/>
        <w:jc w:val="both"/>
        <w:rPr>
          <w:rFonts w:ascii="Times New Roman" w:hAnsi="Times New Roman" w:cs="Times New Roman"/>
          <w:sz w:val="24"/>
          <w:szCs w:val="24"/>
        </w:rPr>
      </w:pPr>
      <w:r w:rsidRPr="0044169C">
        <w:rPr>
          <w:rFonts w:ascii="Times New Roman" w:hAnsi="Times New Roman" w:cs="Times New Roman"/>
          <w:sz w:val="24"/>
          <w:szCs w:val="24"/>
        </w:rPr>
        <w:t>The system is designed to allow users to create, update, prioritize, and monitor tasks efficiently. By storing task details in a well-organized database, the planner ensures that information is easily accessible and systematically arranged. Features such as reminders, deadline tracking, and progress monitoring help users stay focused and maintain better control over their schedules. This structured approach minimizes confusion and enhances overall productivity.</w:t>
      </w:r>
      <w:r w:rsidR="00F514EE">
        <w:rPr>
          <w:rFonts w:ascii="Times New Roman" w:hAnsi="Times New Roman" w:cs="Times New Roman"/>
          <w:sz w:val="24"/>
          <w:szCs w:val="24"/>
        </w:rPr>
        <w:t xml:space="preserve"> </w:t>
      </w:r>
      <w:r w:rsidR="00381A28" w:rsidRPr="00381A28">
        <w:rPr>
          <w:rFonts w:ascii="Times New Roman" w:hAnsi="Times New Roman" w:cs="Times New Roman"/>
          <w:sz w:val="24"/>
          <w:szCs w:val="24"/>
        </w:rPr>
        <w:t>The system must ensure that user data, such as personal schedules and task details, is stored securely and protected from unauthorized access Moreover, the planner should be flexible enough to allow customization based on individual preferences, such as setting task categories, priority levels, and notification settings.</w:t>
      </w:r>
    </w:p>
    <w:p w14:paraId="62B5B032" w14:textId="2F27CE68" w:rsidR="00CF55CB" w:rsidRDefault="00D835A2" w:rsidP="0044169C">
      <w:pPr>
        <w:spacing w:line="360" w:lineRule="auto"/>
        <w:jc w:val="both"/>
        <w:rPr>
          <w:rFonts w:ascii="Times New Roman" w:hAnsi="Times New Roman" w:cs="Times New Roman"/>
          <w:sz w:val="24"/>
          <w:szCs w:val="24"/>
        </w:rPr>
      </w:pPr>
      <w:r>
        <w:rPr>
          <w:rFonts w:ascii="Times New Roman" w:hAnsi="Times New Roman" w:cs="Times New Roman"/>
          <w:sz w:val="24"/>
          <w:szCs w:val="24"/>
        </w:rPr>
        <w:t>Th</w:t>
      </w:r>
      <w:r w:rsidR="00CF55CB" w:rsidRPr="00CF55CB">
        <w:rPr>
          <w:rFonts w:ascii="Times New Roman" w:hAnsi="Times New Roman" w:cs="Times New Roman"/>
          <w:sz w:val="24"/>
          <w:szCs w:val="24"/>
        </w:rPr>
        <w:t xml:space="preserve">e importance of scalability and future enhancement as essential requirements of the Daily Planner System. The system should be designed in a way that allows the addition of new features such as calendar integration, performance reports, cloud backup, and multi-device access without affecting its performance. </w:t>
      </w:r>
    </w:p>
    <w:p w14:paraId="07A7AF97" w14:textId="3EC07538" w:rsidR="00124A29" w:rsidRPr="0044169C" w:rsidRDefault="00124A29" w:rsidP="004416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From a </w:t>
      </w:r>
      <w:r w:rsidRPr="00124A29">
        <w:rPr>
          <w:rFonts w:ascii="Times New Roman" w:hAnsi="Times New Roman" w:cs="Times New Roman"/>
          <w:sz w:val="24"/>
          <w:szCs w:val="24"/>
        </w:rPr>
        <w:t>feasibility perspective, the system has been analy</w:t>
      </w:r>
      <w:r w:rsidR="00315568">
        <w:rPr>
          <w:rFonts w:ascii="Times New Roman" w:hAnsi="Times New Roman" w:cs="Times New Roman"/>
          <w:sz w:val="24"/>
          <w:szCs w:val="24"/>
        </w:rPr>
        <w:t>s</w:t>
      </w:r>
      <w:r w:rsidRPr="00124A29">
        <w:rPr>
          <w:rFonts w:ascii="Times New Roman" w:hAnsi="Times New Roman" w:cs="Times New Roman"/>
          <w:sz w:val="24"/>
          <w:szCs w:val="24"/>
        </w:rPr>
        <w:t>ed in terms of technical, operational, and economic aspects. Technically, it can be developed using standard web technologies and database systems, ensuring reliability and scalability. Operationally, the system is simple and user-friendly, requiring minimal training for users. Economically, the project is cost-effective as it reduces time wastage and improves efficiency.</w:t>
      </w:r>
    </w:p>
    <w:p w14:paraId="641EE9E0" w14:textId="77777777" w:rsidR="006638B2" w:rsidRPr="006638B2" w:rsidRDefault="006638B2" w:rsidP="0044169C">
      <w:pPr>
        <w:rPr>
          <w:rFonts w:ascii="Times New Roman" w:hAnsi="Times New Roman" w:cs="Times New Roman"/>
          <w:sz w:val="36"/>
          <w:szCs w:val="36"/>
        </w:rPr>
      </w:pPr>
    </w:p>
    <w:p w14:paraId="646791C3" w14:textId="30EDE0A1" w:rsidR="00012E90" w:rsidRPr="00F925FB" w:rsidRDefault="00012E90" w:rsidP="001B69F8">
      <w:pPr>
        <w:jc w:val="center"/>
        <w:rPr>
          <w:rFonts w:ascii="Times New Roman" w:hAnsi="Times New Roman" w:cs="Times New Roman"/>
          <w:b/>
          <w:bCs/>
          <w:sz w:val="36"/>
          <w:szCs w:val="36"/>
        </w:rPr>
      </w:pPr>
      <w:r>
        <w:br w:type="page"/>
      </w:r>
      <w:r w:rsidR="00F6205C" w:rsidRPr="00F925FB">
        <w:rPr>
          <w:rFonts w:ascii="Times New Roman" w:hAnsi="Times New Roman" w:cs="Times New Roman"/>
          <w:b/>
          <w:bCs/>
          <w:sz w:val="36"/>
          <w:szCs w:val="36"/>
        </w:rPr>
        <w:lastRenderedPageBreak/>
        <w:t>2.1</w:t>
      </w:r>
      <w:r w:rsidR="000F7639" w:rsidRPr="00F925FB">
        <w:rPr>
          <w:rFonts w:ascii="Times New Roman" w:hAnsi="Times New Roman" w:cs="Times New Roman"/>
          <w:b/>
          <w:bCs/>
          <w:sz w:val="36"/>
          <w:szCs w:val="36"/>
        </w:rPr>
        <w:t xml:space="preserve"> </w:t>
      </w:r>
      <w:r w:rsidR="001B69F8" w:rsidRPr="00F925FB">
        <w:rPr>
          <w:rFonts w:ascii="Times New Roman" w:hAnsi="Times New Roman" w:cs="Times New Roman"/>
          <w:b/>
          <w:bCs/>
          <w:sz w:val="36"/>
          <w:szCs w:val="36"/>
        </w:rPr>
        <w:t>System Analysis</w:t>
      </w:r>
    </w:p>
    <w:p w14:paraId="5A140AC3" w14:textId="77777777" w:rsidR="0041724C" w:rsidRDefault="0041724C" w:rsidP="001B69F8">
      <w:pPr>
        <w:jc w:val="center"/>
        <w:rPr>
          <w:rFonts w:ascii="Times New Roman" w:hAnsi="Times New Roman" w:cs="Times New Roman"/>
          <w:b/>
          <w:bCs/>
          <w:sz w:val="32"/>
          <w:szCs w:val="32"/>
        </w:rPr>
      </w:pPr>
    </w:p>
    <w:p w14:paraId="581316E8" w14:textId="2B560FE0" w:rsidR="000217C3" w:rsidRDefault="00495C78" w:rsidP="00C440E8">
      <w:pPr>
        <w:spacing w:line="360" w:lineRule="auto"/>
        <w:jc w:val="both"/>
        <w:rPr>
          <w:rFonts w:ascii="Times New Roman" w:hAnsi="Times New Roman" w:cs="Times New Roman"/>
          <w:sz w:val="24"/>
          <w:szCs w:val="24"/>
        </w:rPr>
      </w:pPr>
      <w:r w:rsidRPr="00C440E8">
        <w:rPr>
          <w:rFonts w:ascii="Times New Roman" w:hAnsi="Times New Roman" w:cs="Times New Roman"/>
          <w:sz w:val="24"/>
          <w:szCs w:val="24"/>
        </w:rPr>
        <w:t>The Daily Planner System involves studying the current methods of managing daily tasks and identifying the problems associated with them. Most individuals rely on memory, paper notes, or basic mobile reminders, which often lead to missed deadlines, poor prioritization, and inefficient time management.</w:t>
      </w:r>
      <w:r w:rsidR="00B618D8" w:rsidRPr="00C440E8">
        <w:rPr>
          <w:rFonts w:ascii="Times New Roman" w:hAnsi="Times New Roman" w:cs="Times New Roman"/>
          <w:sz w:val="24"/>
          <w:szCs w:val="24"/>
        </w:rPr>
        <w:t xml:space="preserve"> </w:t>
      </w:r>
      <w:r w:rsidRPr="00C440E8">
        <w:rPr>
          <w:rFonts w:ascii="Times New Roman" w:hAnsi="Times New Roman" w:cs="Times New Roman"/>
          <w:sz w:val="24"/>
          <w:szCs w:val="24"/>
        </w:rPr>
        <w:t xml:space="preserve">The proposed system aims to overcome these issues by introducing a digital platform that organizes tasks in a systematic manner. It allows users to add, update, delete, and prioritize tasks while also setting deadlines and reminders. By maintaining all information in a structured database, the system ensures easy retrieval, better tracking, and improved </w:t>
      </w:r>
      <w:r w:rsidRPr="0041724C">
        <w:rPr>
          <w:rFonts w:ascii="Times New Roman" w:hAnsi="Times New Roman" w:cs="Times New Roman"/>
          <w:sz w:val="24"/>
          <w:szCs w:val="24"/>
        </w:rPr>
        <w:t>accuracy</w:t>
      </w:r>
      <w:r w:rsidR="000217C3">
        <w:rPr>
          <w:rFonts w:ascii="Times New Roman" w:hAnsi="Times New Roman" w:cs="Times New Roman"/>
          <w:sz w:val="24"/>
          <w:szCs w:val="24"/>
        </w:rPr>
        <w:t>.</w:t>
      </w:r>
    </w:p>
    <w:p w14:paraId="7C57C5F8" w14:textId="35094310" w:rsidR="000217C3" w:rsidRDefault="0041724C" w:rsidP="00C440E8">
      <w:pPr>
        <w:spacing w:line="360" w:lineRule="auto"/>
        <w:jc w:val="both"/>
        <w:rPr>
          <w:rFonts w:ascii="Times New Roman" w:hAnsi="Times New Roman" w:cs="Times New Roman"/>
          <w:sz w:val="24"/>
          <w:szCs w:val="24"/>
        </w:rPr>
      </w:pPr>
      <w:r w:rsidRPr="0041724C">
        <w:rPr>
          <w:rFonts w:ascii="Times New Roman" w:hAnsi="Times New Roman" w:cs="Times New Roman"/>
          <w:sz w:val="24"/>
          <w:szCs w:val="24"/>
        </w:rPr>
        <w:t xml:space="preserve"> In the Daily Planner System project, system analysis helps identify the problems users face while managing their daily tasks and determines how a computerized solution can solve those problems. Many people rely on notebooks, sticky notes, or memory to remember their daily activities, which can lead to forgotten tasks, poor time management, and disorganized schedules. During this stage, the functions that the system must perform are identified, such as adding new tasks, viewing the list of tasks, editing existing tasks, and deleting completed or unnecessary tasks.</w:t>
      </w:r>
    </w:p>
    <w:p w14:paraId="53F929D5" w14:textId="1C54CD61" w:rsidR="001B69F8" w:rsidRPr="00C440E8" w:rsidRDefault="0041724C" w:rsidP="00C440E8">
      <w:pPr>
        <w:spacing w:line="360" w:lineRule="auto"/>
        <w:jc w:val="both"/>
        <w:rPr>
          <w:rFonts w:ascii="Times New Roman" w:hAnsi="Times New Roman" w:cs="Times New Roman"/>
          <w:sz w:val="24"/>
          <w:szCs w:val="24"/>
        </w:rPr>
      </w:pPr>
      <w:r w:rsidRPr="0041724C">
        <w:rPr>
          <w:rFonts w:ascii="Times New Roman" w:hAnsi="Times New Roman" w:cs="Times New Roman"/>
          <w:sz w:val="24"/>
          <w:szCs w:val="24"/>
        </w:rPr>
        <w:t xml:space="preserve"> System analysis also considers the requirements needed for the program to run successfully, including basic hardware like a computer and software tools such as a C++ compiler and operating systems. By carefully analyzing the system, developers can design a program that is simple, efficient, and easy for users to understand. The analysis stage also helps reduce errors during development because the requirements and functions of the system are clearly defined before coding begins. In the Daily Planner System, system analysis ensures that the program will help users organize their daily activities effectively, improve productivity, and make task management easier</w:t>
      </w:r>
      <w:r w:rsidRPr="0041724C">
        <w:rPr>
          <w:rFonts w:ascii="Times New Roman" w:hAnsi="Times New Roman" w:cs="Times New Roman"/>
          <w:b/>
          <w:bCs/>
          <w:color w:val="2F5496" w:themeColor="accent1" w:themeShade="BF"/>
          <w:sz w:val="24"/>
          <w:szCs w:val="24"/>
        </w:rPr>
        <w:t>.</w:t>
      </w:r>
    </w:p>
    <w:p w14:paraId="45C3E49E" w14:textId="455E9D23" w:rsidR="00012E90" w:rsidRPr="00C440E8" w:rsidRDefault="00B84911" w:rsidP="00763523">
      <w:pPr>
        <w:jc w:val="both"/>
        <w:rPr>
          <w:rFonts w:ascii="Times New Roman" w:hAnsi="Times New Roman" w:cs="Times New Roman"/>
          <w:sz w:val="24"/>
          <w:szCs w:val="24"/>
        </w:rPr>
      </w:pPr>
      <w:r w:rsidRPr="00C440E8">
        <w:rPr>
          <w:rFonts w:ascii="Times New Roman" w:hAnsi="Times New Roman" w:cs="Times New Roman"/>
          <w:sz w:val="24"/>
          <w:szCs w:val="24"/>
        </w:rPr>
        <w:br/>
      </w:r>
    </w:p>
    <w:p w14:paraId="5F6315D5" w14:textId="5672A965" w:rsidR="00012E90" w:rsidRDefault="00012E90" w:rsidP="00F569F3">
      <w:pPr>
        <w:rPr>
          <w:rFonts w:asciiTheme="majorHAnsi" w:eastAsiaTheme="majorEastAsia" w:hAnsiTheme="majorHAnsi" w:cstheme="majorBidi"/>
          <w:color w:val="2F5496" w:themeColor="accent1" w:themeShade="BF"/>
          <w:sz w:val="32"/>
          <w:szCs w:val="32"/>
        </w:rPr>
      </w:pPr>
      <w:r>
        <w:br w:type="page"/>
      </w:r>
    </w:p>
    <w:p w14:paraId="36AC5784" w14:textId="0A8CC717" w:rsidR="00012E90" w:rsidRPr="00F925FB" w:rsidRDefault="00F569F3" w:rsidP="00F569F3">
      <w:pPr>
        <w:jc w:val="center"/>
        <w:rPr>
          <w:rFonts w:ascii="Times New Roman" w:hAnsi="Times New Roman" w:cs="Times New Roman"/>
          <w:b/>
          <w:bCs/>
          <w:sz w:val="36"/>
          <w:szCs w:val="36"/>
        </w:rPr>
      </w:pPr>
      <w:r w:rsidRPr="00F925FB">
        <w:rPr>
          <w:rFonts w:ascii="Times New Roman" w:hAnsi="Times New Roman" w:cs="Times New Roman"/>
          <w:b/>
          <w:bCs/>
          <w:sz w:val="36"/>
          <w:szCs w:val="36"/>
        </w:rPr>
        <w:lastRenderedPageBreak/>
        <w:t>2.2 System Requirements</w:t>
      </w:r>
    </w:p>
    <w:p w14:paraId="57BE4FE6" w14:textId="77777777" w:rsidR="00F01EFD" w:rsidRPr="00F569F3" w:rsidRDefault="00F01EFD" w:rsidP="00F569F3">
      <w:pPr>
        <w:jc w:val="center"/>
        <w:rPr>
          <w:rFonts w:ascii="Times New Roman" w:hAnsi="Times New Roman" w:cs="Times New Roman"/>
          <w:b/>
          <w:bCs/>
          <w:sz w:val="32"/>
          <w:szCs w:val="32"/>
        </w:rPr>
      </w:pPr>
    </w:p>
    <w:p w14:paraId="64BD1B3C" w14:textId="77777777" w:rsidR="00F01EFD" w:rsidRPr="0041724C" w:rsidRDefault="00F01EFD" w:rsidP="00F01EFD">
      <w:pPr>
        <w:rPr>
          <w:rFonts w:ascii="Times New Roman" w:hAnsi="Times New Roman" w:cs="Times New Roman"/>
          <w:sz w:val="32"/>
          <w:szCs w:val="32"/>
        </w:rPr>
      </w:pPr>
      <w:r w:rsidRPr="0041724C">
        <w:rPr>
          <w:rFonts w:ascii="Times New Roman" w:hAnsi="Times New Roman" w:cs="Times New Roman"/>
          <w:sz w:val="32"/>
          <w:szCs w:val="32"/>
        </w:rPr>
        <w:t xml:space="preserve">HARDWARE AND SOFTWARE </w:t>
      </w:r>
    </w:p>
    <w:p w14:paraId="0B50700D" w14:textId="733FECEE" w:rsidR="00F01EFD" w:rsidRPr="0041724C" w:rsidRDefault="00216016" w:rsidP="0041724C">
      <w:pPr>
        <w:spacing w:line="360" w:lineRule="auto"/>
        <w:rPr>
          <w:rFonts w:ascii="Times New Roman" w:hAnsi="Times New Roman" w:cs="Times New Roman"/>
        </w:rPr>
      </w:pPr>
      <w:r w:rsidRPr="0041724C">
        <w:rPr>
          <w:rFonts w:ascii="Times New Roman" w:hAnsi="Times New Roman" w:cs="Times New Roman"/>
        </w:rPr>
        <w:t>●</w:t>
      </w:r>
      <w:r w:rsidR="00F01EFD" w:rsidRPr="0041724C">
        <w:rPr>
          <w:rFonts w:ascii="Times New Roman" w:hAnsi="Times New Roman" w:cs="Times New Roman"/>
        </w:rPr>
        <w:t>OS - Window 11</w:t>
      </w:r>
    </w:p>
    <w:p w14:paraId="27E76376" w14:textId="18432246" w:rsidR="00F01EFD" w:rsidRPr="0041724C" w:rsidRDefault="00F01EFD" w:rsidP="0041724C">
      <w:pPr>
        <w:spacing w:line="360" w:lineRule="auto"/>
        <w:rPr>
          <w:rFonts w:ascii="Times New Roman" w:hAnsi="Times New Roman" w:cs="Times New Roman"/>
        </w:rPr>
      </w:pPr>
      <w:r w:rsidRPr="0041724C">
        <w:rPr>
          <w:rFonts w:ascii="Times New Roman" w:hAnsi="Times New Roman" w:cs="Times New Roman"/>
        </w:rPr>
        <w:t xml:space="preserve"> </w:t>
      </w:r>
      <w:r w:rsidR="00216016" w:rsidRPr="0041724C">
        <w:rPr>
          <w:rFonts w:ascii="Times New Roman" w:hAnsi="Times New Roman" w:cs="Times New Roman"/>
        </w:rPr>
        <w:t>●</w:t>
      </w:r>
      <w:r w:rsidRPr="0041724C">
        <w:rPr>
          <w:rFonts w:ascii="Times New Roman" w:hAnsi="Times New Roman" w:cs="Times New Roman"/>
        </w:rPr>
        <w:t>PROCESSOR - Intel core i5</w:t>
      </w:r>
    </w:p>
    <w:p w14:paraId="72DF7D4E" w14:textId="5752220D" w:rsidR="00F01EFD" w:rsidRPr="0041724C" w:rsidRDefault="00F01EFD" w:rsidP="0041724C">
      <w:pPr>
        <w:spacing w:line="360" w:lineRule="auto"/>
        <w:rPr>
          <w:rFonts w:ascii="Times New Roman" w:hAnsi="Times New Roman" w:cs="Times New Roman"/>
        </w:rPr>
      </w:pPr>
      <w:r w:rsidRPr="0041724C">
        <w:rPr>
          <w:rFonts w:ascii="Times New Roman" w:hAnsi="Times New Roman" w:cs="Times New Roman"/>
        </w:rPr>
        <w:t xml:space="preserve"> </w:t>
      </w:r>
      <w:r w:rsidR="00216016" w:rsidRPr="0041724C">
        <w:rPr>
          <w:rFonts w:ascii="Times New Roman" w:hAnsi="Times New Roman" w:cs="Times New Roman"/>
        </w:rPr>
        <w:t>●</w:t>
      </w:r>
      <w:r w:rsidRPr="0041724C">
        <w:rPr>
          <w:rFonts w:ascii="Times New Roman" w:hAnsi="Times New Roman" w:cs="Times New Roman"/>
        </w:rPr>
        <w:t>Installed Memory - 16.0 GB</w:t>
      </w:r>
    </w:p>
    <w:p w14:paraId="02D71891" w14:textId="3C2BC30C" w:rsidR="00F01EFD" w:rsidRPr="0041724C" w:rsidRDefault="00216016" w:rsidP="0041724C">
      <w:pPr>
        <w:spacing w:line="360" w:lineRule="auto"/>
        <w:rPr>
          <w:rFonts w:ascii="Times New Roman" w:hAnsi="Times New Roman" w:cs="Times New Roman"/>
        </w:rPr>
      </w:pPr>
      <w:r w:rsidRPr="0041724C">
        <w:rPr>
          <w:rFonts w:ascii="Times New Roman" w:hAnsi="Times New Roman" w:cs="Times New Roman"/>
        </w:rPr>
        <w:t>●</w:t>
      </w:r>
      <w:r w:rsidR="00F01EFD" w:rsidRPr="0041724C">
        <w:rPr>
          <w:rFonts w:ascii="Times New Roman" w:hAnsi="Times New Roman" w:cs="Times New Roman"/>
        </w:rPr>
        <w:t>HARDWARE AND SOFTWARE MINIMUM REQIREMENT</w:t>
      </w:r>
    </w:p>
    <w:p w14:paraId="10D636A4" w14:textId="42C770B5" w:rsidR="00F01EFD" w:rsidRPr="0041724C" w:rsidRDefault="00216016" w:rsidP="0041724C">
      <w:pPr>
        <w:spacing w:line="360" w:lineRule="auto"/>
        <w:rPr>
          <w:rFonts w:ascii="Times New Roman" w:hAnsi="Times New Roman" w:cs="Times New Roman"/>
        </w:rPr>
      </w:pPr>
      <w:r w:rsidRPr="0041724C">
        <w:rPr>
          <w:rFonts w:ascii="Times New Roman" w:hAnsi="Times New Roman" w:cs="Times New Roman"/>
        </w:rPr>
        <w:t>●</w:t>
      </w:r>
      <w:r w:rsidR="00F01EFD" w:rsidRPr="0041724C">
        <w:rPr>
          <w:rFonts w:ascii="Times New Roman" w:hAnsi="Times New Roman" w:cs="Times New Roman"/>
        </w:rPr>
        <w:t>OS - Window 11</w:t>
      </w:r>
    </w:p>
    <w:p w14:paraId="04FADB65" w14:textId="754D96D9" w:rsidR="00F01EFD" w:rsidRPr="0041724C" w:rsidRDefault="00216016" w:rsidP="0041724C">
      <w:pPr>
        <w:spacing w:line="360" w:lineRule="auto"/>
        <w:rPr>
          <w:rFonts w:ascii="Times New Roman" w:hAnsi="Times New Roman" w:cs="Times New Roman"/>
        </w:rPr>
      </w:pPr>
      <w:r w:rsidRPr="0041724C">
        <w:rPr>
          <w:rFonts w:ascii="Times New Roman" w:hAnsi="Times New Roman" w:cs="Times New Roman"/>
        </w:rPr>
        <w:t>●</w:t>
      </w:r>
      <w:r w:rsidR="00F01EFD" w:rsidRPr="0041724C">
        <w:rPr>
          <w:rFonts w:ascii="Times New Roman" w:hAnsi="Times New Roman" w:cs="Times New Roman"/>
        </w:rPr>
        <w:t xml:space="preserve">GRAPHIC CARD -Intel </w:t>
      </w:r>
      <w:r w:rsidR="007B72C1" w:rsidRPr="0041724C">
        <w:rPr>
          <w:rFonts w:ascii="Times New Roman" w:hAnsi="Times New Roman" w:cs="Times New Roman"/>
        </w:rPr>
        <w:t>iRISxe</w:t>
      </w:r>
    </w:p>
    <w:p w14:paraId="26BF6372" w14:textId="0EFEB829" w:rsidR="00F01EFD" w:rsidRPr="0041724C" w:rsidRDefault="00F01EFD" w:rsidP="0041724C">
      <w:pPr>
        <w:spacing w:line="360" w:lineRule="auto"/>
        <w:rPr>
          <w:rFonts w:ascii="Times New Roman" w:hAnsi="Times New Roman" w:cs="Times New Roman"/>
        </w:rPr>
      </w:pPr>
      <w:r w:rsidRPr="0041724C">
        <w:rPr>
          <w:rFonts w:ascii="Times New Roman" w:hAnsi="Times New Roman" w:cs="Times New Roman"/>
        </w:rPr>
        <w:t xml:space="preserve"> </w:t>
      </w:r>
      <w:r w:rsidR="00216016" w:rsidRPr="0041724C">
        <w:rPr>
          <w:rFonts w:ascii="Times New Roman" w:hAnsi="Times New Roman" w:cs="Times New Roman"/>
        </w:rPr>
        <w:t>●</w:t>
      </w:r>
      <w:r w:rsidRPr="0041724C">
        <w:rPr>
          <w:rFonts w:ascii="Times New Roman" w:hAnsi="Times New Roman" w:cs="Times New Roman"/>
        </w:rPr>
        <w:t>OPERATING SYSTEM - Intel CORE i5</w:t>
      </w:r>
    </w:p>
    <w:p w14:paraId="1756D745" w14:textId="77777777" w:rsidR="00F01EFD" w:rsidRPr="0041724C" w:rsidRDefault="00F01EFD" w:rsidP="0041724C">
      <w:pPr>
        <w:spacing w:line="360" w:lineRule="auto"/>
        <w:rPr>
          <w:rFonts w:ascii="Times New Roman" w:hAnsi="Times New Roman" w:cs="Times New Roman"/>
          <w:sz w:val="28"/>
          <w:szCs w:val="28"/>
        </w:rPr>
      </w:pPr>
      <w:r w:rsidRPr="0041724C">
        <w:rPr>
          <w:rFonts w:ascii="Times New Roman" w:hAnsi="Times New Roman" w:cs="Times New Roman"/>
          <w:sz w:val="28"/>
          <w:szCs w:val="28"/>
        </w:rPr>
        <w:t>TECHNOLOGY USED</w:t>
      </w:r>
    </w:p>
    <w:p w14:paraId="04EEDE3D" w14:textId="798D3726" w:rsidR="00012E90" w:rsidRDefault="00F01EFD" w:rsidP="0041724C">
      <w:pPr>
        <w:spacing w:line="360" w:lineRule="auto"/>
        <w:rPr>
          <w:rFonts w:asciiTheme="majorHAnsi" w:eastAsiaTheme="majorEastAsia" w:hAnsiTheme="majorHAnsi" w:cstheme="majorBidi"/>
          <w:color w:val="2F5496" w:themeColor="accent1" w:themeShade="BF"/>
          <w:sz w:val="32"/>
          <w:szCs w:val="32"/>
        </w:rPr>
      </w:pPr>
      <w:r w:rsidRPr="0041724C">
        <w:rPr>
          <w:rFonts w:ascii="Times New Roman" w:hAnsi="Times New Roman" w:cs="Times New Roman"/>
        </w:rPr>
        <w:t>C++ Programming</w:t>
      </w:r>
      <w:r w:rsidR="00012E90">
        <w:br w:type="page"/>
      </w:r>
    </w:p>
    <w:p w14:paraId="72F4F670" w14:textId="0709B44C" w:rsidR="00012E90" w:rsidRPr="00F925FB" w:rsidRDefault="006E5D72" w:rsidP="006E5D72">
      <w:pPr>
        <w:jc w:val="center"/>
        <w:rPr>
          <w:rFonts w:ascii="Times New Roman" w:hAnsi="Times New Roman" w:cs="Times New Roman"/>
          <w:b/>
          <w:bCs/>
          <w:sz w:val="36"/>
          <w:szCs w:val="36"/>
        </w:rPr>
      </w:pPr>
      <w:r w:rsidRPr="00F925FB">
        <w:rPr>
          <w:rFonts w:ascii="Times New Roman" w:hAnsi="Times New Roman" w:cs="Times New Roman"/>
          <w:b/>
          <w:bCs/>
          <w:sz w:val="36"/>
          <w:szCs w:val="36"/>
        </w:rPr>
        <w:lastRenderedPageBreak/>
        <w:t>2.3 Feasibility Study</w:t>
      </w:r>
    </w:p>
    <w:p w14:paraId="1D078681" w14:textId="20A13C42" w:rsidR="00916072" w:rsidRPr="00916072" w:rsidRDefault="00AF602F" w:rsidP="00916072">
      <w:pPr>
        <w:spacing w:line="360" w:lineRule="auto"/>
        <w:jc w:val="both"/>
        <w:rPr>
          <w:rFonts w:ascii="Times New Roman" w:hAnsi="Times New Roman" w:cs="Times New Roman"/>
          <w:sz w:val="24"/>
          <w:szCs w:val="24"/>
        </w:rPr>
      </w:pPr>
      <w:r w:rsidRPr="00AF602F">
        <w:rPr>
          <w:rFonts w:ascii="Times New Roman" w:hAnsi="Times New Roman" w:cs="Times New Roman"/>
          <w:sz w:val="24"/>
          <w:szCs w:val="24"/>
        </w:rPr>
        <w:t>A feasibility study is conducted to determine whether the Daily Planner System is practical and achievable before development begins. It evaluates different aspects of the project to ensure that it can be implemented successfully without major risks.</w:t>
      </w:r>
      <w:r w:rsidR="00916072" w:rsidRPr="00916072">
        <w:rPr>
          <w:rFonts w:ascii="Times New Roman" w:eastAsia="Times New Roman" w:hAnsi="Times New Roman" w:cs="Times New Roman"/>
          <w:kern w:val="0"/>
          <w:sz w:val="24"/>
          <w:szCs w:val="24"/>
          <w:lang w:eastAsia="en-IN"/>
          <w14:ligatures w14:val="none"/>
        </w:rPr>
        <w:t xml:space="preserve"> </w:t>
      </w:r>
      <w:r w:rsidR="00916072" w:rsidRPr="00916072">
        <w:rPr>
          <w:rFonts w:ascii="Times New Roman" w:hAnsi="Times New Roman" w:cs="Times New Roman"/>
          <w:sz w:val="24"/>
          <w:szCs w:val="24"/>
        </w:rPr>
        <w:t xml:space="preserve">From a technical point of view, the system can be created using simple and easily available technologies, so there is no major difficulty in development. From an economic point of view, the cost of creating and maintaining the system is low compared to the benefits it provides, such as better productivity and time management. </w:t>
      </w:r>
    </w:p>
    <w:p w14:paraId="4D21E75E" w14:textId="44BFB391" w:rsidR="00AF602F" w:rsidRDefault="00AF602F" w:rsidP="005D0E23">
      <w:pPr>
        <w:spacing w:line="360" w:lineRule="auto"/>
        <w:rPr>
          <w:rFonts w:ascii="Times New Roman" w:hAnsi="Times New Roman" w:cs="Times New Roman"/>
          <w:sz w:val="24"/>
          <w:szCs w:val="24"/>
        </w:rPr>
      </w:pPr>
    </w:p>
    <w:p w14:paraId="7CCE274A" w14:textId="6E0974D5" w:rsidR="00916072" w:rsidRDefault="005C3D01" w:rsidP="00AF602F">
      <w:pPr>
        <w:rPr>
          <w:rFonts w:ascii="Times New Roman" w:hAnsi="Times New Roman" w:cs="Times New Roman"/>
          <w:b/>
          <w:bCs/>
          <w:sz w:val="28"/>
          <w:szCs w:val="28"/>
        </w:rPr>
      </w:pPr>
      <w:r w:rsidRPr="00172522">
        <w:rPr>
          <w:rFonts w:ascii="Times New Roman" w:hAnsi="Times New Roman" w:cs="Times New Roman"/>
          <w:b/>
          <w:bCs/>
          <w:sz w:val="28"/>
          <w:szCs w:val="28"/>
        </w:rPr>
        <w:t>2.3.1 Operational Feasibility</w:t>
      </w:r>
    </w:p>
    <w:p w14:paraId="3A0B05CD" w14:textId="4420BAEF" w:rsidR="00172522" w:rsidRDefault="005D0E23" w:rsidP="00FD6853">
      <w:pPr>
        <w:spacing w:line="360" w:lineRule="auto"/>
        <w:jc w:val="both"/>
        <w:rPr>
          <w:rFonts w:ascii="Times New Roman" w:hAnsi="Times New Roman" w:cs="Times New Roman"/>
          <w:sz w:val="24"/>
          <w:szCs w:val="24"/>
        </w:rPr>
      </w:pPr>
      <w:r w:rsidRPr="005D0E23">
        <w:rPr>
          <w:rFonts w:ascii="Times New Roman" w:hAnsi="Times New Roman" w:cs="Times New Roman"/>
          <w:sz w:val="24"/>
          <w:szCs w:val="24"/>
        </w:rPr>
        <w:t>The system is designed with a simple and user-friendly interface so that students, employees, and other users can operate it without requiring technical expertise or special training. Clear navigation, easy task management options, and simple reminder settings ensure smooth usability.</w:t>
      </w:r>
      <w:r>
        <w:rPr>
          <w:rFonts w:ascii="Times New Roman" w:hAnsi="Times New Roman" w:cs="Times New Roman"/>
          <w:sz w:val="24"/>
          <w:szCs w:val="24"/>
        </w:rPr>
        <w:t xml:space="preserve"> </w:t>
      </w:r>
      <w:r w:rsidRPr="005D0E23">
        <w:rPr>
          <w:rFonts w:ascii="Times New Roman" w:hAnsi="Times New Roman" w:cs="Times New Roman"/>
          <w:sz w:val="24"/>
          <w:szCs w:val="24"/>
        </w:rPr>
        <w:t xml:space="preserve">The system also supports daily routine activities by allowing users to add, update, and track tasks quickly. Since it solves common problems like missed deadlines and poor organization, users are likely to accept and regularly use the system. </w:t>
      </w:r>
      <w:r w:rsidR="00757DEA">
        <w:rPr>
          <w:rFonts w:ascii="Times New Roman" w:hAnsi="Times New Roman" w:cs="Times New Roman"/>
          <w:sz w:val="24"/>
          <w:szCs w:val="24"/>
        </w:rPr>
        <w:t>T</w:t>
      </w:r>
      <w:r w:rsidR="00757DEA" w:rsidRPr="00757DEA">
        <w:rPr>
          <w:rFonts w:ascii="Times New Roman" w:hAnsi="Times New Roman" w:cs="Times New Roman"/>
          <w:sz w:val="24"/>
          <w:szCs w:val="24"/>
        </w:rPr>
        <w:t>herefore, the Daily Planner System is operationally feasible as it meets user needs and can be smoothly integrated into daily life.</w:t>
      </w:r>
    </w:p>
    <w:p w14:paraId="20596B59" w14:textId="77777777" w:rsidR="00757DEA" w:rsidRDefault="00757DEA" w:rsidP="00757DEA">
      <w:pPr>
        <w:spacing w:line="360" w:lineRule="auto"/>
        <w:rPr>
          <w:rFonts w:ascii="Times New Roman" w:hAnsi="Times New Roman" w:cs="Times New Roman"/>
          <w:sz w:val="24"/>
          <w:szCs w:val="24"/>
        </w:rPr>
      </w:pPr>
    </w:p>
    <w:p w14:paraId="5D6C0413" w14:textId="7AAA4FB3" w:rsidR="006E5D72" w:rsidRDefault="00757DEA" w:rsidP="00757DEA">
      <w:pPr>
        <w:spacing w:line="360" w:lineRule="auto"/>
        <w:rPr>
          <w:rFonts w:ascii="Times New Roman" w:hAnsi="Times New Roman" w:cs="Times New Roman"/>
          <w:b/>
          <w:bCs/>
          <w:sz w:val="32"/>
          <w:szCs w:val="32"/>
        </w:rPr>
      </w:pPr>
      <w:r w:rsidRPr="00757DEA">
        <w:rPr>
          <w:rFonts w:ascii="Times New Roman" w:hAnsi="Times New Roman" w:cs="Times New Roman"/>
          <w:b/>
          <w:bCs/>
          <w:sz w:val="32"/>
          <w:szCs w:val="32"/>
        </w:rPr>
        <w:t>2.3.2 Economical Feasibility</w:t>
      </w:r>
    </w:p>
    <w:p w14:paraId="47F72A1B" w14:textId="5CF71AAC" w:rsidR="000C17C1" w:rsidRPr="00F545D1" w:rsidRDefault="00427FB2" w:rsidP="000C17C1">
      <w:pPr>
        <w:spacing w:line="360" w:lineRule="auto"/>
        <w:jc w:val="both"/>
        <w:rPr>
          <w:rFonts w:ascii="Times New Roman" w:hAnsi="Times New Roman" w:cs="Times New Roman"/>
          <w:sz w:val="24"/>
          <w:szCs w:val="24"/>
        </w:rPr>
      </w:pPr>
      <w:r w:rsidRPr="00F545D1">
        <w:rPr>
          <w:rFonts w:ascii="Times New Roman" w:hAnsi="Times New Roman" w:cs="Times New Roman"/>
          <w:sz w:val="24"/>
          <w:szCs w:val="24"/>
        </w:rPr>
        <w:t>Economic feasibility evaluates whether the Daily Planner System is financially viable and cost-effective. It analy</w:t>
      </w:r>
      <w:r w:rsidR="000C17C1" w:rsidRPr="00F545D1">
        <w:rPr>
          <w:rFonts w:ascii="Times New Roman" w:hAnsi="Times New Roman" w:cs="Times New Roman"/>
          <w:sz w:val="24"/>
          <w:szCs w:val="24"/>
        </w:rPr>
        <w:t>s</w:t>
      </w:r>
      <w:r w:rsidRPr="00F545D1">
        <w:rPr>
          <w:rFonts w:ascii="Times New Roman" w:hAnsi="Times New Roman" w:cs="Times New Roman"/>
          <w:sz w:val="24"/>
          <w:szCs w:val="24"/>
        </w:rPr>
        <w:t>es the total cost of development, implementation, and maintenance in comparison to the benefits it provides. The system can be developed using commonly available software tools and technologies, which reduces development expenses. Since it does not require expensive hardware or advanced infrastructure, the initial investment is minimal.</w:t>
      </w:r>
      <w:r w:rsidR="000C17C1" w:rsidRPr="00F545D1">
        <w:rPr>
          <w:rFonts w:ascii="Times New Roman" w:eastAsia="Times New Roman" w:hAnsi="Times New Roman" w:cs="Times New Roman"/>
          <w:kern w:val="0"/>
          <w:sz w:val="24"/>
          <w:szCs w:val="24"/>
          <w:lang w:eastAsia="en-IN"/>
          <w14:ligatures w14:val="none"/>
        </w:rPr>
        <w:t xml:space="preserve"> </w:t>
      </w:r>
      <w:r w:rsidR="000C17C1" w:rsidRPr="00F545D1">
        <w:rPr>
          <w:rFonts w:ascii="Times New Roman" w:hAnsi="Times New Roman" w:cs="Times New Roman"/>
          <w:sz w:val="24"/>
          <w:szCs w:val="24"/>
        </w:rPr>
        <w:t>By saving time and increasing efficiency, the system indirectly contributes to better performance and output. Therefore, the Daily Planner System is economically feasible as it provides significant value at a reasonable cost.</w:t>
      </w:r>
    </w:p>
    <w:p w14:paraId="5FE46C01" w14:textId="70171C7B" w:rsidR="00757DEA" w:rsidRPr="005C3D01" w:rsidRDefault="00757DEA" w:rsidP="00757DEA">
      <w:pPr>
        <w:spacing w:line="360" w:lineRule="auto"/>
        <w:rPr>
          <w:rFonts w:ascii="Times New Roman" w:hAnsi="Times New Roman" w:cs="Times New Roman"/>
          <w:sz w:val="24"/>
          <w:szCs w:val="24"/>
        </w:rPr>
      </w:pPr>
    </w:p>
    <w:p w14:paraId="602383AC" w14:textId="77777777" w:rsidR="00012E90" w:rsidRDefault="00012E90" w:rsidP="006E5D72">
      <w:pPr>
        <w:jc w:val="center"/>
        <w:rPr>
          <w:rFonts w:asciiTheme="majorHAnsi" w:eastAsiaTheme="majorEastAsia" w:hAnsiTheme="majorHAnsi" w:cstheme="majorBidi"/>
          <w:color w:val="2F5496" w:themeColor="accent1" w:themeShade="BF"/>
        </w:rPr>
      </w:pPr>
      <w:r w:rsidRPr="006E5D72">
        <w:rPr>
          <w:rFonts w:ascii="Times New Roman" w:hAnsi="Times New Roman" w:cs="Times New Roman"/>
          <w:sz w:val="32"/>
          <w:szCs w:val="32"/>
        </w:rPr>
        <w:br w:type="page"/>
      </w:r>
    </w:p>
    <w:p w14:paraId="088DE921" w14:textId="4C5F6FE9" w:rsidR="00012E90" w:rsidRDefault="00916072" w:rsidP="00006B69">
      <w:pPr>
        <w:jc w:val="center"/>
        <w:rPr>
          <w:rFonts w:ascii="Times New Roman" w:hAnsi="Times New Roman" w:cs="Times New Roman"/>
          <w:b/>
          <w:bCs/>
          <w:sz w:val="32"/>
          <w:szCs w:val="32"/>
        </w:rPr>
      </w:pPr>
      <w:r w:rsidRPr="0049267A">
        <w:rPr>
          <w:rFonts w:ascii="Times New Roman" w:hAnsi="Times New Roman" w:cs="Times New Roman"/>
          <w:b/>
          <w:bCs/>
          <w:sz w:val="32"/>
          <w:szCs w:val="32"/>
        </w:rPr>
        <w:lastRenderedPageBreak/>
        <w:t>2.3.3 Technical Feasibility</w:t>
      </w:r>
    </w:p>
    <w:p w14:paraId="269ADB81" w14:textId="77777777" w:rsidR="00006B69" w:rsidRDefault="00006B69" w:rsidP="00006B69">
      <w:pPr>
        <w:jc w:val="center"/>
        <w:rPr>
          <w:rFonts w:ascii="Times New Roman" w:hAnsi="Times New Roman" w:cs="Times New Roman"/>
          <w:b/>
          <w:bCs/>
          <w:sz w:val="32"/>
          <w:szCs w:val="32"/>
        </w:rPr>
      </w:pPr>
    </w:p>
    <w:p w14:paraId="2FAA5A21" w14:textId="1B809A89" w:rsidR="00F545D1" w:rsidRPr="00F545D1" w:rsidRDefault="00F545D1" w:rsidP="00F545D1">
      <w:pPr>
        <w:spacing w:line="360" w:lineRule="auto"/>
        <w:jc w:val="both"/>
        <w:rPr>
          <w:rFonts w:ascii="Times New Roman" w:hAnsi="Times New Roman" w:cs="Times New Roman"/>
          <w:sz w:val="24"/>
          <w:szCs w:val="24"/>
        </w:rPr>
      </w:pPr>
      <w:r w:rsidRPr="00F545D1">
        <w:rPr>
          <w:rFonts w:ascii="Times New Roman" w:hAnsi="Times New Roman" w:cs="Times New Roman"/>
          <w:sz w:val="24"/>
          <w:szCs w:val="24"/>
        </w:rPr>
        <w:t>Technical feasibility means checking whether the project can be developed and run using the available technology, tools, and skills. In the Daily Planner System project, technical feasibility is very high because the system is simple and does not require complex technology. The program can be developed using the C++, which is a widely used and beginner-friendly programming language for creating console-based applications. Most students and developers already learn basic concepts of C++, such as variables, loops, functions, and file handling, which are enough to build this system.</w:t>
      </w:r>
      <w:r>
        <w:rPr>
          <w:rFonts w:ascii="Times New Roman" w:hAnsi="Times New Roman" w:cs="Times New Roman"/>
          <w:sz w:val="24"/>
          <w:szCs w:val="24"/>
        </w:rPr>
        <w:t xml:space="preserve"> </w:t>
      </w:r>
      <w:r w:rsidRPr="00F545D1">
        <w:rPr>
          <w:rFonts w:ascii="Times New Roman" w:hAnsi="Times New Roman" w:cs="Times New Roman"/>
          <w:sz w:val="24"/>
          <w:szCs w:val="24"/>
        </w:rPr>
        <w:t xml:space="preserve">The system also does not require advanced hardware. A basic computer or laptop with a keyboard and monitor is enough to run the program. </w:t>
      </w:r>
    </w:p>
    <w:p w14:paraId="4AEED0C3" w14:textId="77777777" w:rsidR="00F545D1" w:rsidRDefault="00F545D1" w:rsidP="0049267A">
      <w:pPr>
        <w:rPr>
          <w:rFonts w:ascii="Times New Roman" w:hAnsi="Times New Roman" w:cs="Times New Roman"/>
          <w:b/>
          <w:bCs/>
          <w:sz w:val="32"/>
          <w:szCs w:val="32"/>
        </w:rPr>
      </w:pPr>
    </w:p>
    <w:p w14:paraId="35932F8A" w14:textId="3EF3EFD3" w:rsidR="00012E90" w:rsidRDefault="00012E90" w:rsidP="00290631">
      <w:pPr>
        <w:spacing w:line="360" w:lineRule="auto"/>
        <w:contextualSpacing/>
        <w:rPr>
          <w:rFonts w:asciiTheme="majorHAnsi" w:eastAsiaTheme="majorEastAsia" w:hAnsiTheme="majorHAnsi" w:cstheme="majorBidi"/>
          <w:color w:val="2F5496" w:themeColor="accent1" w:themeShade="BF"/>
          <w:sz w:val="32"/>
          <w:szCs w:val="32"/>
        </w:rPr>
      </w:pPr>
      <w:ins w:id="0" w:author="Microsoft Word" w:date="2026-03-01T19:35:00Z" w16du:dateUtc="2026-03-01T14:05:00Z">
        <w:r>
          <w:br w:type="page"/>
        </w:r>
      </w:ins>
    </w:p>
    <w:p w14:paraId="25C4CDF4" w14:textId="7E06950D" w:rsidR="00012E90" w:rsidRPr="00F925FB" w:rsidRDefault="00424D97" w:rsidP="006A5CF9">
      <w:pPr>
        <w:jc w:val="center"/>
        <w:rPr>
          <w:rFonts w:ascii="Times New Roman" w:hAnsi="Times New Roman" w:cs="Times New Roman"/>
          <w:b/>
          <w:bCs/>
          <w:sz w:val="40"/>
          <w:szCs w:val="40"/>
        </w:rPr>
      </w:pPr>
      <w:r w:rsidRPr="00F925FB">
        <w:rPr>
          <w:rFonts w:ascii="Times New Roman" w:hAnsi="Times New Roman" w:cs="Times New Roman"/>
          <w:b/>
          <w:bCs/>
          <w:sz w:val="40"/>
          <w:szCs w:val="40"/>
        </w:rPr>
        <w:lastRenderedPageBreak/>
        <w:t>3</w:t>
      </w:r>
      <w:r w:rsidR="006A5CF9" w:rsidRPr="00F925FB">
        <w:rPr>
          <w:rFonts w:ascii="Times New Roman" w:hAnsi="Times New Roman" w:cs="Times New Roman"/>
          <w:b/>
          <w:bCs/>
          <w:sz w:val="40"/>
          <w:szCs w:val="40"/>
        </w:rPr>
        <w:t>.</w:t>
      </w:r>
      <w:r w:rsidRPr="00F925FB">
        <w:rPr>
          <w:rFonts w:ascii="Times New Roman" w:hAnsi="Times New Roman" w:cs="Times New Roman"/>
          <w:b/>
          <w:bCs/>
          <w:sz w:val="40"/>
          <w:szCs w:val="40"/>
        </w:rPr>
        <w:t xml:space="preserve"> PLANNING</w:t>
      </w:r>
    </w:p>
    <w:p w14:paraId="528530E8" w14:textId="32302626" w:rsidR="00314B89" w:rsidRPr="00314B89" w:rsidRDefault="00314B89" w:rsidP="00894978">
      <w:pPr>
        <w:spacing w:line="360" w:lineRule="auto"/>
        <w:jc w:val="both"/>
        <w:rPr>
          <w:rFonts w:ascii="Times New Roman" w:hAnsi="Times New Roman" w:cs="Times New Roman"/>
          <w:sz w:val="24"/>
          <w:szCs w:val="24"/>
        </w:rPr>
      </w:pPr>
      <w:r w:rsidRPr="00314B89">
        <w:rPr>
          <w:rFonts w:ascii="Times New Roman" w:hAnsi="Times New Roman" w:cs="Times New Roman"/>
          <w:sz w:val="24"/>
          <w:szCs w:val="24"/>
        </w:rPr>
        <w:t xml:space="preserve">Planning is the first and most essential phase in the </w:t>
      </w:r>
      <w:r w:rsidRPr="00894978">
        <w:rPr>
          <w:rFonts w:ascii="Times New Roman" w:hAnsi="Times New Roman" w:cs="Times New Roman"/>
          <w:sz w:val="24"/>
          <w:szCs w:val="24"/>
        </w:rPr>
        <w:t xml:space="preserve">Software </w:t>
      </w:r>
      <w:r w:rsidRPr="00314B89">
        <w:rPr>
          <w:rFonts w:ascii="Times New Roman" w:hAnsi="Times New Roman" w:cs="Times New Roman"/>
          <w:sz w:val="24"/>
          <w:szCs w:val="24"/>
        </w:rPr>
        <w:t>development. In this stage, the goals and purpose of the project are clearly defined so that the development process moves in the right direction. It involves understanding the problem, identifying user needs, and deciding how the system will solve those issues effectively. Proper planning ensures that the project has a clear vision and structured approach.</w:t>
      </w:r>
    </w:p>
    <w:p w14:paraId="5AB22832" w14:textId="0A5B02F7" w:rsidR="00314B89" w:rsidRPr="00314B89" w:rsidRDefault="00314B89" w:rsidP="00894978">
      <w:pPr>
        <w:spacing w:line="360" w:lineRule="auto"/>
        <w:jc w:val="both"/>
        <w:rPr>
          <w:rFonts w:ascii="Times New Roman" w:hAnsi="Times New Roman" w:cs="Times New Roman"/>
          <w:sz w:val="24"/>
          <w:szCs w:val="24"/>
        </w:rPr>
      </w:pPr>
      <w:r w:rsidRPr="00314B89">
        <w:rPr>
          <w:rFonts w:ascii="Times New Roman" w:hAnsi="Times New Roman" w:cs="Times New Roman"/>
          <w:sz w:val="24"/>
          <w:szCs w:val="24"/>
        </w:rPr>
        <w:t>During the planning phase, resources such as time, manpower, and technology are carefully analy</w:t>
      </w:r>
      <w:r w:rsidR="00894978">
        <w:rPr>
          <w:rFonts w:ascii="Times New Roman" w:hAnsi="Times New Roman" w:cs="Times New Roman"/>
          <w:sz w:val="24"/>
          <w:szCs w:val="24"/>
        </w:rPr>
        <w:t>s</w:t>
      </w:r>
      <w:r w:rsidRPr="00314B89">
        <w:rPr>
          <w:rFonts w:ascii="Times New Roman" w:hAnsi="Times New Roman" w:cs="Times New Roman"/>
          <w:sz w:val="24"/>
          <w:szCs w:val="24"/>
        </w:rPr>
        <w:t>ed and allocated. A detailed project schedule is prepared, including different phases like system analysis, design, development, testing, and implementation. Responsibilities are assigned to team members to ensure smooth coordination and efficient workflow. This stage also includes estimating the cost and setting deadlines for completing each task.</w:t>
      </w:r>
    </w:p>
    <w:p w14:paraId="69F96562" w14:textId="4CB29DD6" w:rsidR="00A552CF" w:rsidRDefault="00314B89" w:rsidP="00894978">
      <w:pPr>
        <w:spacing w:line="360" w:lineRule="auto"/>
        <w:jc w:val="both"/>
        <w:rPr>
          <w:rFonts w:ascii="Times New Roman" w:hAnsi="Times New Roman" w:cs="Times New Roman"/>
          <w:sz w:val="24"/>
          <w:szCs w:val="24"/>
        </w:rPr>
      </w:pPr>
      <w:r w:rsidRPr="00314B89">
        <w:rPr>
          <w:rFonts w:ascii="Times New Roman" w:hAnsi="Times New Roman" w:cs="Times New Roman"/>
          <w:sz w:val="24"/>
          <w:szCs w:val="24"/>
        </w:rPr>
        <w:t>Risk management is another important part of planning. Possible challenges, such as technical issues or delays, are identified in advance, and strategies are prepared to handle them. This reduces uncertainty and improves project stability. Clear communication and documentation are also maintained to avoid misunderstandings during development.</w:t>
      </w:r>
      <w:r w:rsidR="00A552CF">
        <w:rPr>
          <w:rFonts w:ascii="Times New Roman" w:hAnsi="Times New Roman" w:cs="Times New Roman"/>
          <w:sz w:val="24"/>
          <w:szCs w:val="24"/>
        </w:rPr>
        <w:t xml:space="preserve"> </w:t>
      </w:r>
      <w:r w:rsidR="008F22CA" w:rsidRPr="008F22CA">
        <w:rPr>
          <w:rFonts w:ascii="Times New Roman" w:hAnsi="Times New Roman" w:cs="Times New Roman"/>
          <w:sz w:val="24"/>
          <w:szCs w:val="24"/>
        </w:rPr>
        <w:t>Each stage of development—analysis, design, coding, testing, and deployment—is carefully organized to avoid confusion and overlapping work. Proper documentation is also prepared to record decisions, system specifications, and workflow processes for future reference.</w:t>
      </w:r>
    </w:p>
    <w:p w14:paraId="7FBCDFED" w14:textId="22F10CA9" w:rsidR="00314B89" w:rsidRPr="00314B89" w:rsidRDefault="008E4B76" w:rsidP="00894978">
      <w:pPr>
        <w:spacing w:line="360" w:lineRule="auto"/>
        <w:jc w:val="both"/>
        <w:rPr>
          <w:rFonts w:ascii="Times New Roman" w:hAnsi="Times New Roman" w:cs="Times New Roman"/>
          <w:sz w:val="24"/>
          <w:szCs w:val="24"/>
        </w:rPr>
      </w:pPr>
      <w:r w:rsidRPr="008E4B76">
        <w:t xml:space="preserve"> </w:t>
      </w:r>
      <w:r w:rsidRPr="008E4B76">
        <w:rPr>
          <w:rFonts w:ascii="Times New Roman" w:hAnsi="Times New Roman" w:cs="Times New Roman"/>
          <w:sz w:val="24"/>
          <w:szCs w:val="24"/>
        </w:rPr>
        <w:t>Planning also focuses on quality assurance and performance expectations. Standards are defined to ensure that the system meets required quality levels. Backup plans and alternative solutions are prepared in case of unexpected issues</w:t>
      </w:r>
      <w:r w:rsidR="000217C3">
        <w:rPr>
          <w:rFonts w:ascii="Times New Roman" w:hAnsi="Times New Roman" w:cs="Times New Roman"/>
          <w:sz w:val="24"/>
          <w:szCs w:val="24"/>
        </w:rPr>
        <w:t xml:space="preserve"> </w:t>
      </w:r>
      <w:r w:rsidR="00BC7A78" w:rsidRPr="00BC7A78">
        <w:rPr>
          <w:rFonts w:ascii="Times New Roman" w:hAnsi="Times New Roman" w:cs="Times New Roman"/>
          <w:sz w:val="24"/>
          <w:szCs w:val="24"/>
        </w:rPr>
        <w:t>Planning is a continuous and strategic process that ensures the successful development of the Daily Planner System</w:t>
      </w:r>
      <w:r w:rsidR="000217C3">
        <w:rPr>
          <w:rFonts w:ascii="Times New Roman" w:hAnsi="Times New Roman" w:cs="Times New Roman"/>
          <w:sz w:val="24"/>
          <w:szCs w:val="24"/>
        </w:rPr>
        <w:t xml:space="preserve"> </w:t>
      </w:r>
      <w:r w:rsidR="00550DBF" w:rsidRPr="00550DBF">
        <w:rPr>
          <w:rFonts w:ascii="Times New Roman" w:hAnsi="Times New Roman" w:cs="Times New Roman"/>
          <w:sz w:val="24"/>
          <w:szCs w:val="24"/>
        </w:rPr>
        <w:t>Backup plans and alternative solutions are prepared in case of unexpected issues. Regular review meetings and progress tracking are included to monitor development and ensure the project stays on schedule.</w:t>
      </w:r>
    </w:p>
    <w:p w14:paraId="0BE7782B" w14:textId="77777777" w:rsidR="00314B89" w:rsidRDefault="00314B89" w:rsidP="00894978">
      <w:pPr>
        <w:spacing w:line="360" w:lineRule="auto"/>
        <w:jc w:val="both"/>
        <w:rPr>
          <w:rFonts w:ascii="Times New Roman" w:hAnsi="Times New Roman" w:cs="Times New Roman"/>
          <w:sz w:val="24"/>
          <w:szCs w:val="24"/>
        </w:rPr>
      </w:pPr>
      <w:r w:rsidRPr="00314B89">
        <w:rPr>
          <w:rFonts w:ascii="Times New Roman" w:hAnsi="Times New Roman" w:cs="Times New Roman"/>
          <w:sz w:val="24"/>
          <w:szCs w:val="24"/>
        </w:rPr>
        <w:t>Overall, effective planning acts as a roadmap for the Daily Planner System, guiding the project from beginning to completion in a systematic, organized, and efficient manner.</w:t>
      </w:r>
    </w:p>
    <w:p w14:paraId="79ACCC64" w14:textId="77777777" w:rsidR="000217C3" w:rsidRDefault="000217C3" w:rsidP="00894978">
      <w:pPr>
        <w:spacing w:line="360" w:lineRule="auto"/>
        <w:jc w:val="both"/>
        <w:rPr>
          <w:rFonts w:ascii="Times New Roman" w:hAnsi="Times New Roman" w:cs="Times New Roman"/>
          <w:sz w:val="24"/>
          <w:szCs w:val="24"/>
        </w:rPr>
      </w:pPr>
    </w:p>
    <w:p w14:paraId="78BFD855" w14:textId="77777777" w:rsidR="000217C3" w:rsidRDefault="000217C3" w:rsidP="00894978">
      <w:pPr>
        <w:spacing w:line="360" w:lineRule="auto"/>
        <w:jc w:val="both"/>
        <w:rPr>
          <w:rFonts w:ascii="Times New Roman" w:hAnsi="Times New Roman" w:cs="Times New Roman"/>
          <w:sz w:val="24"/>
          <w:szCs w:val="24"/>
        </w:rPr>
      </w:pPr>
    </w:p>
    <w:p w14:paraId="06F48E7E" w14:textId="77777777" w:rsidR="000217C3" w:rsidRPr="00314B89" w:rsidRDefault="000217C3" w:rsidP="00894978">
      <w:pPr>
        <w:spacing w:line="360" w:lineRule="auto"/>
        <w:jc w:val="both"/>
        <w:rPr>
          <w:rFonts w:ascii="Times New Roman" w:hAnsi="Times New Roman" w:cs="Times New Roman"/>
          <w:sz w:val="24"/>
          <w:szCs w:val="24"/>
        </w:rPr>
      </w:pPr>
    </w:p>
    <w:p w14:paraId="38D4D2EA" w14:textId="53BF5B07" w:rsidR="00314B89" w:rsidRDefault="001C79B1" w:rsidP="001C79B1">
      <w:pPr>
        <w:tabs>
          <w:tab w:val="left" w:pos="2913"/>
          <w:tab w:val="center" w:pos="4513"/>
        </w:tabs>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ab/>
        <w:t xml:space="preserve">3.1 </w:t>
      </w:r>
      <w:r>
        <w:rPr>
          <w:rFonts w:ascii="Times New Roman" w:hAnsi="Times New Roman" w:cs="Times New Roman"/>
          <w:b/>
          <w:bCs/>
          <w:sz w:val="36"/>
          <w:szCs w:val="36"/>
        </w:rPr>
        <w:tab/>
        <w:t>Planning Overview</w:t>
      </w:r>
    </w:p>
    <w:p w14:paraId="64DAA794" w14:textId="05F14CE7" w:rsidR="00C67B8B" w:rsidRPr="00C67B8B" w:rsidRDefault="00C67B8B" w:rsidP="00226769">
      <w:pPr>
        <w:tabs>
          <w:tab w:val="left" w:pos="2913"/>
          <w:tab w:val="center" w:pos="4513"/>
        </w:tabs>
        <w:spacing w:line="360" w:lineRule="auto"/>
        <w:jc w:val="both"/>
        <w:rPr>
          <w:rFonts w:ascii="Times New Roman" w:hAnsi="Times New Roman" w:cs="Times New Roman"/>
          <w:sz w:val="24"/>
          <w:szCs w:val="24"/>
        </w:rPr>
      </w:pPr>
      <w:r w:rsidRPr="00C67B8B">
        <w:rPr>
          <w:rFonts w:ascii="Times New Roman" w:hAnsi="Times New Roman" w:cs="Times New Roman"/>
          <w:sz w:val="24"/>
          <w:szCs w:val="24"/>
        </w:rPr>
        <w:t>The planning overview gives a complete picture of how the project will be organized and executed. It clearly defines the purpose of the system, the problems it aims to solve, and the expected outcomes. This stage ensures that all team members understand the project goals and work in a coordinated manner toward a common objective. A well-prepared overview prevents confusion and sets a clear direction for development.</w:t>
      </w:r>
    </w:p>
    <w:p w14:paraId="335BC9C2" w14:textId="77777777" w:rsidR="00C67B8B" w:rsidRPr="00C67B8B" w:rsidRDefault="00C67B8B" w:rsidP="00226769">
      <w:pPr>
        <w:tabs>
          <w:tab w:val="left" w:pos="2913"/>
          <w:tab w:val="center" w:pos="4513"/>
        </w:tabs>
        <w:spacing w:line="360" w:lineRule="auto"/>
        <w:jc w:val="both"/>
        <w:rPr>
          <w:rFonts w:ascii="Times New Roman" w:hAnsi="Times New Roman" w:cs="Times New Roman"/>
          <w:sz w:val="24"/>
          <w:szCs w:val="24"/>
        </w:rPr>
      </w:pPr>
      <w:r w:rsidRPr="00C67B8B">
        <w:rPr>
          <w:rFonts w:ascii="Times New Roman" w:hAnsi="Times New Roman" w:cs="Times New Roman"/>
          <w:sz w:val="24"/>
          <w:szCs w:val="24"/>
        </w:rPr>
        <w:t>In this phase, the scope of the project is determined to avoid unnecessary features and focus only on essential requirements. A detailed timeline is prepared that divides the project into phases such as system analysis, design, development, testing, and implementation. Resources such as tools, technology, budget, and manpower are carefully planned to ensure smooth execution. The planning overview also includes setting milestones to track progress at each stage.</w:t>
      </w:r>
    </w:p>
    <w:p w14:paraId="6357EE04" w14:textId="77777777" w:rsidR="00C67B8B" w:rsidRDefault="00C67B8B" w:rsidP="00226769">
      <w:pPr>
        <w:tabs>
          <w:tab w:val="left" w:pos="2913"/>
          <w:tab w:val="center" w:pos="4513"/>
        </w:tabs>
        <w:spacing w:line="360" w:lineRule="auto"/>
        <w:jc w:val="both"/>
        <w:rPr>
          <w:rFonts w:ascii="Times New Roman" w:hAnsi="Times New Roman" w:cs="Times New Roman"/>
          <w:sz w:val="24"/>
          <w:szCs w:val="24"/>
        </w:rPr>
      </w:pPr>
      <w:r w:rsidRPr="00C67B8B">
        <w:rPr>
          <w:rFonts w:ascii="Times New Roman" w:hAnsi="Times New Roman" w:cs="Times New Roman"/>
          <w:sz w:val="24"/>
          <w:szCs w:val="24"/>
        </w:rPr>
        <w:t>Additionally, risk assessment and quality standards are included in the planning overview. Possible challenges like technical issues, delays, or resource limitations are identified in advance, and solutions are prepared to handle them. Clear documentation and communication strategies are established to maintain transparency throughout the project.</w:t>
      </w:r>
    </w:p>
    <w:p w14:paraId="4AAB4FB0" w14:textId="545E76F5" w:rsidR="00EB5A4A" w:rsidRPr="00EB5A4A" w:rsidRDefault="00EB5A4A" w:rsidP="00EB5A4A">
      <w:pPr>
        <w:tabs>
          <w:tab w:val="left" w:pos="2913"/>
          <w:tab w:val="center" w:pos="4513"/>
        </w:tabs>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EB5A4A">
        <w:rPr>
          <w:rFonts w:ascii="Times New Roman" w:hAnsi="Times New Roman" w:cs="Times New Roman"/>
          <w:sz w:val="24"/>
          <w:szCs w:val="24"/>
        </w:rPr>
        <w:t>mportant aspect of the planning overview is resource optimization. It identifies the technical tools, software platforms, financial budget, and human resources required for successful execution. Proper allocation of these resources helps prevent wastage of time and cost overruns. The overview also sets performance expectations and quality benchmarks that the system must meet.</w:t>
      </w:r>
    </w:p>
    <w:p w14:paraId="567AB70A" w14:textId="57BC4FEB" w:rsidR="00EB5A4A" w:rsidRPr="00EB5A4A" w:rsidRDefault="00EB5A4A" w:rsidP="00EB5A4A">
      <w:pPr>
        <w:tabs>
          <w:tab w:val="left" w:pos="2913"/>
          <w:tab w:val="center" w:pos="4513"/>
        </w:tabs>
        <w:spacing w:line="360" w:lineRule="auto"/>
        <w:jc w:val="both"/>
        <w:rPr>
          <w:rFonts w:ascii="Times New Roman" w:hAnsi="Times New Roman" w:cs="Times New Roman"/>
          <w:sz w:val="24"/>
          <w:szCs w:val="24"/>
        </w:rPr>
      </w:pPr>
      <w:r w:rsidRPr="00EB5A4A">
        <w:rPr>
          <w:rFonts w:ascii="Times New Roman" w:hAnsi="Times New Roman" w:cs="Times New Roman"/>
          <w:sz w:val="24"/>
          <w:szCs w:val="24"/>
        </w:rPr>
        <w:t>Monitoring and control mechanisms are also part of the planning overview. Regular progress evaluation, milestone tracking, and feedback analysis ensure that the project remains aligned with its goals. Any deviation from the plan can be corrected at an early stage to avoid major complications.</w:t>
      </w:r>
      <w:r>
        <w:rPr>
          <w:rFonts w:ascii="Times New Roman" w:hAnsi="Times New Roman" w:cs="Times New Roman"/>
          <w:sz w:val="24"/>
          <w:szCs w:val="24"/>
        </w:rPr>
        <w:t xml:space="preserve"> </w:t>
      </w:r>
      <w:r w:rsidRPr="00EB5A4A">
        <w:rPr>
          <w:rFonts w:ascii="Times New Roman" w:hAnsi="Times New Roman" w:cs="Times New Roman"/>
          <w:sz w:val="24"/>
          <w:szCs w:val="24"/>
        </w:rPr>
        <w:t>In addition, the planning overview considers future scalability and long-term sustainability of the system. It ensures that the Daily Planner System can be upgraded or expanded with additional features as user needs evolve.</w:t>
      </w:r>
    </w:p>
    <w:p w14:paraId="71C212D4" w14:textId="21AB8FAF" w:rsidR="00012E90" w:rsidRPr="00C51C70" w:rsidRDefault="00C67B8B" w:rsidP="00C51C70">
      <w:pPr>
        <w:tabs>
          <w:tab w:val="left" w:pos="2913"/>
          <w:tab w:val="center" w:pos="4513"/>
        </w:tabs>
        <w:spacing w:line="360" w:lineRule="auto"/>
        <w:jc w:val="both"/>
        <w:rPr>
          <w:rFonts w:ascii="Times New Roman" w:hAnsi="Times New Roman" w:cs="Times New Roman"/>
          <w:sz w:val="24"/>
          <w:szCs w:val="24"/>
        </w:rPr>
      </w:pPr>
      <w:r w:rsidRPr="00C67B8B">
        <w:rPr>
          <w:rFonts w:ascii="Times New Roman" w:hAnsi="Times New Roman" w:cs="Times New Roman"/>
          <w:sz w:val="24"/>
          <w:szCs w:val="24"/>
        </w:rPr>
        <w:t>Overall, the planning overview acts as a structured roadmap that ensures the Daily Planner System is developed efficiently, within budget, and according to user expectations while maintaining quality and reliability.</w:t>
      </w:r>
      <w:r w:rsidR="002147DD">
        <w:rPr>
          <w:rFonts w:ascii="Times New Roman" w:hAnsi="Times New Roman" w:cs="Times New Roman"/>
          <w:sz w:val="32"/>
          <w:szCs w:val="32"/>
          <w:lang w:val="en-US"/>
        </w:rPr>
        <w:t xml:space="preserve"> </w:t>
      </w:r>
    </w:p>
    <w:p w14:paraId="15B8A4B9" w14:textId="77777777" w:rsidR="00BB2826" w:rsidRDefault="00072D53" w:rsidP="00BB2826">
      <w:pPr>
        <w:spacing w:line="360" w:lineRule="auto"/>
        <w:jc w:val="center"/>
        <w:rPr>
          <w:rFonts w:ascii="Times New Roman" w:hAnsi="Times New Roman" w:cs="Times New Roman"/>
          <w:sz w:val="40"/>
          <w:szCs w:val="40"/>
        </w:rPr>
      </w:pPr>
      <w:r>
        <w:rPr>
          <w:noProof/>
        </w:rPr>
        <w:lastRenderedPageBreak/>
        <mc:AlternateContent>
          <mc:Choice Requires="wps">
            <w:drawing>
              <wp:inline distT="0" distB="0" distL="0" distR="0" wp14:anchorId="22433FA6" wp14:editId="222B013C">
                <wp:extent cx="306705" cy="306705"/>
                <wp:effectExtent l="0" t="0" r="0" b="0"/>
                <wp:docPr id="1870110420"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19466" id="Rectangle 8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BB2826" w:rsidRPr="00AB30C9">
        <w:rPr>
          <w:rFonts w:ascii="Times New Roman" w:hAnsi="Times New Roman" w:cs="Times New Roman"/>
          <w:b/>
          <w:bCs/>
          <w:sz w:val="40"/>
          <w:szCs w:val="40"/>
        </w:rPr>
        <w:t>3.2 Gantt Chart</w:t>
      </w:r>
    </w:p>
    <w:p w14:paraId="679408EC" w14:textId="77777777" w:rsidR="00BB2826" w:rsidRDefault="00BB2826" w:rsidP="00BB2826">
      <w:pPr>
        <w:spacing w:line="360" w:lineRule="auto"/>
        <w:jc w:val="both"/>
        <w:rPr>
          <w:rFonts w:ascii="Times New Roman" w:hAnsi="Times New Roman" w:cs="Times New Roman"/>
          <w:sz w:val="24"/>
          <w:szCs w:val="24"/>
        </w:rPr>
      </w:pPr>
    </w:p>
    <w:p w14:paraId="35273D05" w14:textId="77777777" w:rsidR="00BB2826" w:rsidRPr="005A5BDE" w:rsidRDefault="00BB2826" w:rsidP="00BB2826">
      <w:pPr>
        <w:spacing w:line="360" w:lineRule="auto"/>
        <w:jc w:val="both"/>
        <w:rPr>
          <w:rFonts w:ascii="Times New Roman" w:hAnsi="Times New Roman" w:cs="Times New Roman"/>
          <w:sz w:val="24"/>
          <w:szCs w:val="24"/>
        </w:rPr>
      </w:pPr>
      <w:r w:rsidRPr="00AB30C9">
        <w:rPr>
          <w:rFonts w:ascii="Times New Roman" w:hAnsi="Times New Roman" w:cs="Times New Roman"/>
          <w:sz w:val="24"/>
          <w:szCs w:val="24"/>
        </w:rPr>
        <w:t>A Gantt Chart is a visual tool used in project management to plan, schedule, and track tasks over a specific period of time. It displays tasks or activities on one side and time (days, weeks, or months) on the other, using horizontal bars to show the start and end dates of each task</w:t>
      </w:r>
      <w:r>
        <w:rPr>
          <w:rFonts w:ascii="Times New Roman" w:hAnsi="Times New Roman" w:cs="Times New Roman"/>
          <w:sz w:val="24"/>
          <w:szCs w:val="24"/>
        </w:rPr>
        <w:t>.</w:t>
      </w:r>
    </w:p>
    <w:p w14:paraId="3D5CC940" w14:textId="77777777" w:rsidR="00BB2826" w:rsidRDefault="00BB2826" w:rsidP="00BB2826">
      <w:pPr>
        <w:spacing w:line="360" w:lineRule="auto"/>
        <w:jc w:val="center"/>
        <w:rPr>
          <w:rFonts w:ascii="Times New Roman" w:hAnsi="Times New Roman" w:cs="Times New Roman"/>
          <w:b/>
          <w:bCs/>
          <w:sz w:val="40"/>
          <w:szCs w:val="40"/>
        </w:rPr>
      </w:pPr>
    </w:p>
    <w:p w14:paraId="2BA16D53" w14:textId="77777777" w:rsidR="00BB2826" w:rsidRDefault="00BB2826" w:rsidP="00BB2826">
      <w:pPr>
        <w:spacing w:line="360" w:lineRule="auto"/>
        <w:jc w:val="center"/>
        <w:rPr>
          <w:rFonts w:ascii="Times New Roman" w:hAnsi="Times New Roman" w:cs="Times New Roman"/>
          <w:b/>
          <w:bCs/>
          <w:sz w:val="40"/>
          <w:szCs w:val="40"/>
        </w:rPr>
      </w:pPr>
    </w:p>
    <w:p w14:paraId="6AEBD128" w14:textId="77777777" w:rsidR="00BB2826" w:rsidRDefault="00BB2826" w:rsidP="00BB2826">
      <w:pPr>
        <w:spacing w:line="360" w:lineRule="auto"/>
        <w:jc w:val="center"/>
        <w:rPr>
          <w:rFonts w:ascii="Times New Roman" w:hAnsi="Times New Roman" w:cs="Times New Roman"/>
          <w:b/>
          <w:bCs/>
          <w:sz w:val="40"/>
          <w:szCs w:val="40"/>
        </w:rPr>
      </w:pPr>
    </w:p>
    <w:p w14:paraId="73C3DAB9" w14:textId="77777777" w:rsidR="00BB2826" w:rsidRDefault="00BB2826" w:rsidP="00BB2826">
      <w:pPr>
        <w:spacing w:line="360" w:lineRule="auto"/>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24868A61" wp14:editId="5877781D">
            <wp:extent cx="5899785" cy="4972658"/>
            <wp:effectExtent l="0" t="0" r="5715" b="0"/>
            <wp:docPr id="16806137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1389" cy="5058295"/>
                    </a:xfrm>
                    <a:prstGeom prst="rect">
                      <a:avLst/>
                    </a:prstGeom>
                    <a:noFill/>
                  </pic:spPr>
                </pic:pic>
              </a:graphicData>
            </a:graphic>
          </wp:inline>
        </w:drawing>
      </w:r>
    </w:p>
    <w:p w14:paraId="7B933A21" w14:textId="3BAADA54" w:rsidR="004E5F79" w:rsidRDefault="004E5F79"/>
    <w:p w14:paraId="1BE0D84A" w14:textId="77777777" w:rsidR="00EC78BE" w:rsidRPr="008E054B" w:rsidRDefault="00EC78BE" w:rsidP="00EC78BE">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3.3 </w:t>
      </w:r>
      <w:r w:rsidRPr="008E054B">
        <w:rPr>
          <w:rFonts w:ascii="Times New Roman" w:hAnsi="Times New Roman" w:cs="Times New Roman"/>
          <w:b/>
          <w:bCs/>
          <w:sz w:val="40"/>
          <w:szCs w:val="40"/>
        </w:rPr>
        <w:t>FLOWCHART</w:t>
      </w:r>
    </w:p>
    <w:p w14:paraId="1BD644FC" w14:textId="77777777" w:rsidR="00EC78BE" w:rsidRPr="00A53C22" w:rsidRDefault="00EC78BE" w:rsidP="00EC78BE">
      <w:pPr>
        <w:pStyle w:val="ListParagraph"/>
        <w:spacing w:line="360" w:lineRule="auto"/>
        <w:ind w:left="480"/>
        <w:jc w:val="center"/>
        <w:rPr>
          <w:rFonts w:ascii="Times New Roman" w:hAnsi="Times New Roman" w:cs="Times New Roman"/>
          <w:b/>
          <w:bCs/>
          <w:sz w:val="32"/>
          <w:szCs w:val="32"/>
        </w:rPr>
      </w:pPr>
      <w:r w:rsidRPr="00A53C22">
        <w:rPr>
          <w:rFonts w:ascii="Times New Roman" w:hAnsi="Times New Roman" w:cs="Times New Roman"/>
          <w:b/>
          <w:bCs/>
          <w:noProof/>
          <w:sz w:val="32"/>
          <w:szCs w:val="32"/>
        </w:rPr>
        <mc:AlternateContent>
          <mc:Choice Requires="wps">
            <w:drawing>
              <wp:anchor distT="0" distB="0" distL="114300" distR="114300" simplePos="0" relativeHeight="251867136" behindDoc="0" locked="0" layoutInCell="1" allowOverlap="1" wp14:anchorId="24AAD50D" wp14:editId="48BC0BB2">
                <wp:simplePos x="0" y="0"/>
                <wp:positionH relativeFrom="column">
                  <wp:posOffset>2298700</wp:posOffset>
                </wp:positionH>
                <wp:positionV relativeFrom="paragraph">
                  <wp:posOffset>125730</wp:posOffset>
                </wp:positionV>
                <wp:extent cx="1276350" cy="476250"/>
                <wp:effectExtent l="0" t="0" r="19050" b="19050"/>
                <wp:wrapNone/>
                <wp:docPr id="2019005358" name="Oval 58"/>
                <wp:cNvGraphicFramePr/>
                <a:graphic xmlns:a="http://schemas.openxmlformats.org/drawingml/2006/main">
                  <a:graphicData uri="http://schemas.microsoft.com/office/word/2010/wordprocessingShape">
                    <wps:wsp>
                      <wps:cNvSpPr/>
                      <wps:spPr>
                        <a:xfrm>
                          <a:off x="0" y="0"/>
                          <a:ext cx="1276350" cy="476250"/>
                        </a:xfrm>
                        <a:prstGeom prst="ellipse">
                          <a:avLst/>
                        </a:prstGeom>
                      </wps:spPr>
                      <wps:style>
                        <a:lnRef idx="2">
                          <a:schemeClr val="dk1"/>
                        </a:lnRef>
                        <a:fillRef idx="1">
                          <a:schemeClr val="lt1"/>
                        </a:fillRef>
                        <a:effectRef idx="0">
                          <a:schemeClr val="dk1"/>
                        </a:effectRef>
                        <a:fontRef idx="minor">
                          <a:schemeClr val="dk1"/>
                        </a:fontRef>
                      </wps:style>
                      <wps:txbx>
                        <w:txbxContent>
                          <w:p w14:paraId="131514C5" w14:textId="77777777" w:rsidR="00EC78BE" w:rsidRPr="00BC029B" w:rsidRDefault="00EC78BE" w:rsidP="00EC78BE">
                            <w:pPr>
                              <w:jc w:val="center"/>
                              <w:rPr>
                                <w:rFonts w:ascii="Times New Roman" w:hAnsi="Times New Roman" w:cs="Times New Roman"/>
                                <w:lang w:val="en-US"/>
                              </w:rPr>
                            </w:pPr>
                            <w:r w:rsidRPr="00B55317">
                              <w:rPr>
                                <w:rFonts w:ascii="Times New Roman" w:hAnsi="Times New Roman" w:cs="Times New Roman"/>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AAD50D" id="Oval 58" o:spid="_x0000_s1026" style="position:absolute;left:0;text-align:left;margin-left:181pt;margin-top:9.9pt;width:100.5pt;height:3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" fillcolor="white [3201]" strokecolor="black [3200]" strokeweight="1pt">
                <v:stroke joinstyle="miter"/>
                <v:textbox>
                  <w:txbxContent>
                    <w:p w14:paraId="131514C5" w14:textId="77777777" w:rsidR="00EC78BE" w:rsidRPr="00BC029B" w:rsidRDefault="00EC78BE" w:rsidP="00EC78BE">
                      <w:pPr>
                        <w:jc w:val="center"/>
                        <w:rPr>
                          <w:rFonts w:ascii="Times New Roman" w:hAnsi="Times New Roman" w:cs="Times New Roman"/>
                          <w:lang w:val="en-US"/>
                        </w:rPr>
                      </w:pPr>
                      <w:r w:rsidRPr="00B55317">
                        <w:rPr>
                          <w:rFonts w:ascii="Times New Roman" w:hAnsi="Times New Roman" w:cs="Times New Roman"/>
                          <w:lang w:val="en-US"/>
                        </w:rPr>
                        <w:t>START</w:t>
                      </w:r>
                    </w:p>
                  </w:txbxContent>
                </v:textbox>
              </v:oval>
            </w:pict>
          </mc:Fallback>
        </mc:AlternateContent>
      </w:r>
    </w:p>
    <w:p w14:paraId="06213092" w14:textId="77777777" w:rsidR="00EC78BE" w:rsidRPr="00A53C22" w:rsidRDefault="00EC78BE" w:rsidP="00EC78BE">
      <w:pPr>
        <w:pStyle w:val="ListParagraph"/>
        <w:spacing w:line="360" w:lineRule="auto"/>
        <w:ind w:left="480"/>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897856" behindDoc="0" locked="0" layoutInCell="1" allowOverlap="1" wp14:anchorId="71197970" wp14:editId="7954AC5A">
                <wp:simplePos x="0" y="0"/>
                <wp:positionH relativeFrom="column">
                  <wp:posOffset>2965450</wp:posOffset>
                </wp:positionH>
                <wp:positionV relativeFrom="paragraph">
                  <wp:posOffset>251460</wp:posOffset>
                </wp:positionV>
                <wp:extent cx="0" cy="323850"/>
                <wp:effectExtent l="76200" t="0" r="76200" b="57150"/>
                <wp:wrapNone/>
                <wp:docPr id="1696275631" name="Straight Arrow Connector 9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3248A75" id="_x0000_t32" coordsize="21600,21600" o:spt="32" o:oned="t" path="m,l21600,21600e" filled="f">
                <v:path arrowok="t" fillok="f" o:connecttype="none"/>
                <o:lock v:ext="edit" shapetype="t"/>
              </v:shapetype>
              <v:shape id="Straight Arrow Connector 90" o:spid="_x0000_s1026" type="#_x0000_t32" style="position:absolute;margin-left:233.5pt;margin-top:19.8pt;width:0;height:25.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" strokecolor="#4472c4 [3204]" strokeweight=".5pt">
                <v:stroke endarrow="block" joinstyle="miter"/>
              </v:shape>
            </w:pict>
          </mc:Fallback>
        </mc:AlternateContent>
      </w:r>
    </w:p>
    <w:p w14:paraId="42510D48" w14:textId="77777777" w:rsidR="00EC78BE" w:rsidRPr="00A53C22" w:rsidRDefault="00EC78BE" w:rsidP="00EC78BE">
      <w:pPr>
        <w:pStyle w:val="ListParagraph"/>
        <w:spacing w:line="360" w:lineRule="auto"/>
        <w:ind w:left="480"/>
        <w:jc w:val="center"/>
        <w:rPr>
          <w:rFonts w:ascii="Times New Roman" w:hAnsi="Times New Roman" w:cs="Times New Roman"/>
          <w:b/>
          <w:bCs/>
          <w:sz w:val="32"/>
          <w:szCs w:val="32"/>
        </w:rPr>
      </w:pPr>
      <w:r w:rsidRPr="00A53C22">
        <w:rPr>
          <w:rFonts w:ascii="Times New Roman" w:hAnsi="Times New Roman" w:cs="Times New Roman"/>
          <w:noProof/>
          <w:sz w:val="24"/>
          <w:szCs w:val="24"/>
        </w:rPr>
        <mc:AlternateContent>
          <mc:Choice Requires="wps">
            <w:drawing>
              <wp:anchor distT="0" distB="0" distL="114300" distR="114300" simplePos="0" relativeHeight="251868160" behindDoc="0" locked="0" layoutInCell="1" allowOverlap="1" wp14:anchorId="406503D6" wp14:editId="7E510E6B">
                <wp:simplePos x="0" y="0"/>
                <wp:positionH relativeFrom="column">
                  <wp:posOffset>2216150</wp:posOffset>
                </wp:positionH>
                <wp:positionV relativeFrom="paragraph">
                  <wp:posOffset>224791</wp:posOffset>
                </wp:positionV>
                <wp:extent cx="1739900" cy="406400"/>
                <wp:effectExtent l="0" t="0" r="12700" b="12700"/>
                <wp:wrapNone/>
                <wp:docPr id="782039243" name="Rectangle: Rounded Corners 59"/>
                <wp:cNvGraphicFramePr/>
                <a:graphic xmlns:a="http://schemas.openxmlformats.org/drawingml/2006/main">
                  <a:graphicData uri="http://schemas.microsoft.com/office/word/2010/wordprocessingShape">
                    <wps:wsp>
                      <wps:cNvSpPr/>
                      <wps:spPr>
                        <a:xfrm>
                          <a:off x="0" y="0"/>
                          <a:ext cx="1739900" cy="406400"/>
                        </a:xfrm>
                        <a:prstGeom prst="roundRect">
                          <a:avLst/>
                        </a:prstGeom>
                      </wps:spPr>
                      <wps:style>
                        <a:lnRef idx="2">
                          <a:schemeClr val="dk1"/>
                        </a:lnRef>
                        <a:fillRef idx="1">
                          <a:schemeClr val="lt1"/>
                        </a:fillRef>
                        <a:effectRef idx="0">
                          <a:schemeClr val="dk1"/>
                        </a:effectRef>
                        <a:fontRef idx="minor">
                          <a:schemeClr val="dk1"/>
                        </a:fontRef>
                      </wps:style>
                      <wps:txbx>
                        <w:txbxContent>
                          <w:p w14:paraId="340C6D9A" w14:textId="77777777" w:rsidR="00EC78BE" w:rsidRPr="00BC029B" w:rsidRDefault="00EC78BE" w:rsidP="00EC78BE">
                            <w:pPr>
                              <w:jc w:val="center"/>
                              <w:rPr>
                                <w:rFonts w:ascii="Times New Roman" w:hAnsi="Times New Roman" w:cs="Times New Roman"/>
                                <w:lang w:val="en-US"/>
                              </w:rPr>
                            </w:pPr>
                            <w:r w:rsidRPr="00BC029B">
                              <w:rPr>
                                <w:rFonts w:ascii="Times New Roman" w:hAnsi="Times New Roman" w:cs="Times New Roman"/>
                                <w:lang w:val="en-US"/>
                              </w:rPr>
                              <w:t>Initialize Planner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6503D6" id="Rectangle: Rounded Corners 59" o:spid="_x0000_s1027" style="position:absolute;left:0;text-align:left;margin-left:174.5pt;margin-top:17.7pt;width:137pt;height:3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l7UwIAAPs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" fillcolor="white [3201]" strokecolor="black [3200]" strokeweight="1pt">
                <v:stroke joinstyle="miter"/>
                <v:textbox>
                  <w:txbxContent>
                    <w:p w14:paraId="340C6D9A" w14:textId="77777777" w:rsidR="00EC78BE" w:rsidRPr="00BC029B" w:rsidRDefault="00EC78BE" w:rsidP="00EC78BE">
                      <w:pPr>
                        <w:jc w:val="center"/>
                        <w:rPr>
                          <w:rFonts w:ascii="Times New Roman" w:hAnsi="Times New Roman" w:cs="Times New Roman"/>
                          <w:lang w:val="en-US"/>
                        </w:rPr>
                      </w:pPr>
                      <w:r w:rsidRPr="00BC029B">
                        <w:rPr>
                          <w:rFonts w:ascii="Times New Roman" w:hAnsi="Times New Roman" w:cs="Times New Roman"/>
                          <w:lang w:val="en-US"/>
                        </w:rPr>
                        <w:t>Initialize Planner</w:t>
                      </w:r>
                    </w:p>
                  </w:txbxContent>
                </v:textbox>
              </v:roundrect>
            </w:pict>
          </mc:Fallback>
        </mc:AlternateContent>
      </w:r>
    </w:p>
    <w:p w14:paraId="3A775E7F" w14:textId="77777777" w:rsidR="00EC78BE" w:rsidRPr="00A53C22" w:rsidRDefault="00EC78BE" w:rsidP="00EC78BE">
      <w:pPr>
        <w:tabs>
          <w:tab w:val="left" w:pos="7099"/>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84544" behindDoc="0" locked="0" layoutInCell="1" allowOverlap="1" wp14:anchorId="06A30B5F" wp14:editId="37F7EF96">
                <wp:simplePos x="0" y="0"/>
                <wp:positionH relativeFrom="column">
                  <wp:posOffset>2985135</wp:posOffset>
                </wp:positionH>
                <wp:positionV relativeFrom="paragraph">
                  <wp:posOffset>177800</wp:posOffset>
                </wp:positionV>
                <wp:extent cx="0" cy="476427"/>
                <wp:effectExtent l="76200" t="0" r="57150" b="57150"/>
                <wp:wrapNone/>
                <wp:docPr id="678419792" name="Straight Arrow Connector 85"/>
                <wp:cNvGraphicFramePr/>
                <a:graphic xmlns:a="http://schemas.openxmlformats.org/drawingml/2006/main">
                  <a:graphicData uri="http://schemas.microsoft.com/office/word/2010/wordprocessingShape">
                    <wps:wsp>
                      <wps:cNvCnPr/>
                      <wps:spPr>
                        <a:xfrm>
                          <a:off x="0" y="0"/>
                          <a:ext cx="0" cy="476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2D9AE" id="Straight Arrow Connector 85" o:spid="_x0000_s1026" type="#_x0000_t32" style="position:absolute;margin-left:235.05pt;margin-top:14pt;width:0;height:37.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" strokecolor="#4472c4 [3204]" strokeweight=".5pt">
                <v:stroke endarrow="block" joinstyle="miter"/>
              </v:shape>
            </w:pict>
          </mc:Fallback>
        </mc:AlternateContent>
      </w:r>
      <w:r>
        <w:rPr>
          <w:rFonts w:ascii="Times New Roman" w:hAnsi="Times New Roman" w:cs="Times New Roman"/>
          <w:sz w:val="24"/>
          <w:szCs w:val="24"/>
        </w:rPr>
        <w:tab/>
      </w:r>
    </w:p>
    <w:p w14:paraId="1070F1BA" w14:textId="77777777" w:rsidR="00EC78BE" w:rsidRPr="00A53C22" w:rsidRDefault="00EC78BE" w:rsidP="00EC78BE">
      <w:pPr>
        <w:spacing w:line="360" w:lineRule="auto"/>
        <w:jc w:val="both"/>
        <w:rPr>
          <w:rFonts w:ascii="Times New Roman" w:hAnsi="Times New Roman" w:cs="Times New Roman"/>
          <w:sz w:val="24"/>
          <w:szCs w:val="24"/>
        </w:rPr>
      </w:pPr>
      <w:r w:rsidRPr="00A53C22">
        <w:rPr>
          <w:rFonts w:ascii="Times New Roman" w:hAnsi="Times New Roman" w:cs="Times New Roman"/>
          <w:noProof/>
          <w:sz w:val="24"/>
          <w:szCs w:val="24"/>
        </w:rPr>
        <mc:AlternateContent>
          <mc:Choice Requires="wps">
            <w:drawing>
              <wp:anchor distT="0" distB="0" distL="114300" distR="114300" simplePos="0" relativeHeight="251869184" behindDoc="0" locked="0" layoutInCell="1" allowOverlap="1" wp14:anchorId="3DAF308C" wp14:editId="04E649A6">
                <wp:simplePos x="0" y="0"/>
                <wp:positionH relativeFrom="column">
                  <wp:posOffset>2305050</wp:posOffset>
                </wp:positionH>
                <wp:positionV relativeFrom="paragraph">
                  <wp:posOffset>290830</wp:posOffset>
                </wp:positionV>
                <wp:extent cx="1447800" cy="419100"/>
                <wp:effectExtent l="0" t="0" r="19050" b="19050"/>
                <wp:wrapNone/>
                <wp:docPr id="696055492" name="Rectangle: Rounded Corners 60"/>
                <wp:cNvGraphicFramePr/>
                <a:graphic xmlns:a="http://schemas.openxmlformats.org/drawingml/2006/main">
                  <a:graphicData uri="http://schemas.microsoft.com/office/word/2010/wordprocessingShape">
                    <wps:wsp>
                      <wps:cNvSpPr/>
                      <wps:spPr>
                        <a:xfrm>
                          <a:off x="0" y="0"/>
                          <a:ext cx="1447800"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2813F08A" w14:textId="77777777" w:rsidR="00EC78BE" w:rsidRPr="00BC029B" w:rsidRDefault="00EC78BE" w:rsidP="00EC78BE">
                            <w:pPr>
                              <w:jc w:val="center"/>
                              <w:rPr>
                                <w:rFonts w:ascii="Times New Roman" w:hAnsi="Times New Roman" w:cs="Times New Roman"/>
                                <w:lang w:val="en-US"/>
                              </w:rPr>
                            </w:pPr>
                            <w:r w:rsidRPr="00BC029B">
                              <w:rPr>
                                <w:rFonts w:ascii="Times New Roman" w:hAnsi="Times New Roman" w:cs="Times New Roman"/>
                                <w:lang w:val="en-US"/>
                              </w:rPr>
                              <w:t>Lo</w:t>
                            </w:r>
                            <w:r>
                              <w:rPr>
                                <w:rFonts w:ascii="Times New Roman" w:hAnsi="Times New Roman" w:cs="Times New Roman"/>
                                <w:lang w:val="en-US"/>
                              </w:rPr>
                              <w:t>a</w:t>
                            </w:r>
                            <w:r w:rsidRPr="00BC029B">
                              <w:rPr>
                                <w:rFonts w:ascii="Times New Roman" w:hAnsi="Times New Roman" w:cs="Times New Roman"/>
                                <w:lang w:val="en-US"/>
                              </w:rPr>
                              <w:t>ding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F308C" id="Rectangle: Rounded Corners 60" o:spid="_x0000_s1028" style="position:absolute;left:0;text-align:left;margin-left:181.5pt;margin-top:22.9pt;width:114pt;height:33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" fillcolor="white [3201]" strokecolor="black [3200]" strokeweight="1pt">
                <v:stroke joinstyle="miter"/>
                <v:textbox>
                  <w:txbxContent>
                    <w:p w14:paraId="2813F08A" w14:textId="77777777" w:rsidR="00EC78BE" w:rsidRPr="00BC029B" w:rsidRDefault="00EC78BE" w:rsidP="00EC78BE">
                      <w:pPr>
                        <w:jc w:val="center"/>
                        <w:rPr>
                          <w:rFonts w:ascii="Times New Roman" w:hAnsi="Times New Roman" w:cs="Times New Roman"/>
                          <w:lang w:val="en-US"/>
                        </w:rPr>
                      </w:pPr>
                      <w:r w:rsidRPr="00BC029B">
                        <w:rPr>
                          <w:rFonts w:ascii="Times New Roman" w:hAnsi="Times New Roman" w:cs="Times New Roman"/>
                          <w:lang w:val="en-US"/>
                        </w:rPr>
                        <w:t>Lo</w:t>
                      </w:r>
                      <w:r>
                        <w:rPr>
                          <w:rFonts w:ascii="Times New Roman" w:hAnsi="Times New Roman" w:cs="Times New Roman"/>
                          <w:lang w:val="en-US"/>
                        </w:rPr>
                        <w:t>a</w:t>
                      </w:r>
                      <w:r w:rsidRPr="00BC029B">
                        <w:rPr>
                          <w:rFonts w:ascii="Times New Roman" w:hAnsi="Times New Roman" w:cs="Times New Roman"/>
                          <w:lang w:val="en-US"/>
                        </w:rPr>
                        <w:t>ding Screen</w:t>
                      </w:r>
                    </w:p>
                  </w:txbxContent>
                </v:textbox>
              </v:roundrect>
            </w:pict>
          </mc:Fallback>
        </mc:AlternateContent>
      </w:r>
    </w:p>
    <w:p w14:paraId="57F619E7" w14:textId="77777777" w:rsidR="00EC78BE" w:rsidRPr="00A53C22" w:rsidRDefault="00EC78BE" w:rsidP="00EC78BE">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83520" behindDoc="0" locked="0" layoutInCell="1" allowOverlap="1" wp14:anchorId="11A4102B" wp14:editId="5E0CF133">
                <wp:simplePos x="0" y="0"/>
                <wp:positionH relativeFrom="column">
                  <wp:posOffset>2985135</wp:posOffset>
                </wp:positionH>
                <wp:positionV relativeFrom="paragraph">
                  <wp:posOffset>344170</wp:posOffset>
                </wp:positionV>
                <wp:extent cx="0" cy="438150"/>
                <wp:effectExtent l="76200" t="0" r="57150" b="57150"/>
                <wp:wrapNone/>
                <wp:docPr id="1611957454" name="Straight Arrow Connector 84"/>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07BC31" id="Straight Arrow Connector 84" o:spid="_x0000_s1026" type="#_x0000_t32" style="position:absolute;margin-left:235.05pt;margin-top:27.1pt;width:0;height:34.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" strokecolor="#4472c4 [3204]" strokeweight=".5pt">
                <v:stroke endarrow="block" joinstyle="miter"/>
              </v:shape>
            </w:pict>
          </mc:Fallback>
        </mc:AlternateContent>
      </w:r>
    </w:p>
    <w:p w14:paraId="174C88A4" w14:textId="77777777" w:rsidR="00EC78BE" w:rsidRPr="00A53C22" w:rsidRDefault="00EC78BE" w:rsidP="00EC78BE">
      <w:pPr>
        <w:spacing w:line="360" w:lineRule="auto"/>
        <w:jc w:val="both"/>
        <w:rPr>
          <w:rFonts w:ascii="Times New Roman" w:hAnsi="Times New Roman" w:cs="Times New Roman"/>
          <w:sz w:val="24"/>
          <w:szCs w:val="24"/>
        </w:rPr>
      </w:pPr>
    </w:p>
    <w:p w14:paraId="6E22A742" w14:textId="77777777" w:rsidR="00EC78BE" w:rsidRPr="00A53C22" w:rsidRDefault="00EC78BE" w:rsidP="00EC78BE">
      <w:pPr>
        <w:jc w:val="both"/>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891712" behindDoc="0" locked="0" layoutInCell="1" allowOverlap="1" wp14:anchorId="318E187B" wp14:editId="334DF030">
                <wp:simplePos x="0" y="0"/>
                <wp:positionH relativeFrom="column">
                  <wp:posOffset>3689350</wp:posOffset>
                </wp:positionH>
                <wp:positionV relativeFrom="paragraph">
                  <wp:posOffset>226060</wp:posOffset>
                </wp:positionV>
                <wp:extent cx="698500" cy="1739900"/>
                <wp:effectExtent l="0" t="0" r="82550" b="50800"/>
                <wp:wrapNone/>
                <wp:docPr id="811817982" name="Connector: Elbow 93"/>
                <wp:cNvGraphicFramePr/>
                <a:graphic xmlns:a="http://schemas.openxmlformats.org/drawingml/2006/main">
                  <a:graphicData uri="http://schemas.microsoft.com/office/word/2010/wordprocessingShape">
                    <wps:wsp>
                      <wps:cNvCnPr/>
                      <wps:spPr>
                        <a:xfrm>
                          <a:off x="0" y="0"/>
                          <a:ext cx="698500" cy="1739900"/>
                        </a:xfrm>
                        <a:prstGeom prst="bentConnector3">
                          <a:avLst>
                            <a:gd name="adj1" fmla="val 1002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118CD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3" o:spid="_x0000_s1026" type="#_x0000_t34" style="position:absolute;margin-left:290.5pt;margin-top:17.8pt;width:55pt;height:13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" adj="21643" strokecolor="#4472c4 [3204]" strokeweight=".5pt">
                <v:stroke endarrow="block"/>
              </v:shape>
            </w:pict>
          </mc:Fallback>
        </mc:AlternateContent>
      </w:r>
      <w:r w:rsidRPr="00A53C22">
        <w:rPr>
          <w:rFonts w:ascii="Times New Roman" w:hAnsi="Times New Roman" w:cs="Times New Roman"/>
          <w:noProof/>
        </w:rPr>
        <mc:AlternateContent>
          <mc:Choice Requires="wps">
            <w:drawing>
              <wp:anchor distT="0" distB="0" distL="114300" distR="114300" simplePos="0" relativeHeight="251874304" behindDoc="0" locked="0" layoutInCell="1" allowOverlap="1" wp14:anchorId="5004428B" wp14:editId="4E79B7EB">
                <wp:simplePos x="0" y="0"/>
                <wp:positionH relativeFrom="column">
                  <wp:posOffset>1365250</wp:posOffset>
                </wp:positionH>
                <wp:positionV relativeFrom="paragraph">
                  <wp:posOffset>226060</wp:posOffset>
                </wp:positionV>
                <wp:extent cx="1092200" cy="800100"/>
                <wp:effectExtent l="76200" t="0" r="12700" b="57150"/>
                <wp:wrapNone/>
                <wp:docPr id="946070027" name="Connector: Elbow 74"/>
                <wp:cNvGraphicFramePr/>
                <a:graphic xmlns:a="http://schemas.openxmlformats.org/drawingml/2006/main">
                  <a:graphicData uri="http://schemas.microsoft.com/office/word/2010/wordprocessingShape">
                    <wps:wsp>
                      <wps:cNvCnPr/>
                      <wps:spPr>
                        <a:xfrm flipH="1">
                          <a:off x="0" y="0"/>
                          <a:ext cx="1092200" cy="800100"/>
                        </a:xfrm>
                        <a:prstGeom prst="bentConnector3">
                          <a:avLst>
                            <a:gd name="adj1" fmla="val 10209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0D1B6" id="Connector: Elbow 74" o:spid="_x0000_s1026" type="#_x0000_t34" style="position:absolute;margin-left:107.5pt;margin-top:17.8pt;width:86pt;height:63pt;flip:x;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" adj="22053" strokecolor="black [3200]" strokeweight=".5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889664" behindDoc="0" locked="0" layoutInCell="1" allowOverlap="1" wp14:anchorId="2E91A204" wp14:editId="24013FA8">
                <wp:simplePos x="0" y="0"/>
                <wp:positionH relativeFrom="column">
                  <wp:posOffset>2425700</wp:posOffset>
                </wp:positionH>
                <wp:positionV relativeFrom="paragraph">
                  <wp:posOffset>60960</wp:posOffset>
                </wp:positionV>
                <wp:extent cx="1221105" cy="368300"/>
                <wp:effectExtent l="0" t="0" r="17145" b="12700"/>
                <wp:wrapNone/>
                <wp:docPr id="701085632" name="Rectangle 86"/>
                <wp:cNvGraphicFramePr/>
                <a:graphic xmlns:a="http://schemas.openxmlformats.org/drawingml/2006/main">
                  <a:graphicData uri="http://schemas.microsoft.com/office/word/2010/wordprocessingShape">
                    <wps:wsp>
                      <wps:cNvSpPr/>
                      <wps:spPr>
                        <a:xfrm>
                          <a:off x="0" y="0"/>
                          <a:ext cx="122110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2F2DA98C" w14:textId="77777777" w:rsidR="00EC78BE" w:rsidRPr="00743B80" w:rsidRDefault="00EC78BE" w:rsidP="00EC78BE">
                            <w:pPr>
                              <w:jc w:val="center"/>
                              <w:rPr>
                                <w:color w:val="FFFFFF" w:themeColor="background1"/>
                                <w:sz w:val="20"/>
                                <w:szCs w:val="20"/>
                                <w:lang w:val="en-US"/>
                              </w:rPr>
                            </w:pPr>
                            <w:r>
                              <w:rPr>
                                <w:lang w:val="en-US"/>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1A204" id="Rectangle 86" o:spid="_x0000_s1029" style="position:absolute;left:0;text-align:left;margin-left:191pt;margin-top:4.8pt;width:96.15pt;height:29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" fillcolor="white [3201]" strokecolor="black [3200]" strokeweight="1pt">
                <v:textbox>
                  <w:txbxContent>
                    <w:p w14:paraId="2F2DA98C" w14:textId="77777777" w:rsidR="00EC78BE" w:rsidRPr="00743B80" w:rsidRDefault="00EC78BE" w:rsidP="00EC78BE">
                      <w:pPr>
                        <w:jc w:val="center"/>
                        <w:rPr>
                          <w:color w:val="FFFFFF" w:themeColor="background1"/>
                          <w:sz w:val="20"/>
                          <w:szCs w:val="20"/>
                          <w:lang w:val="en-US"/>
                        </w:rPr>
                      </w:pPr>
                      <w:r>
                        <w:rPr>
                          <w:lang w:val="en-US"/>
                        </w:rPr>
                        <w:t>Main Menu</w:t>
                      </w:r>
                    </w:p>
                  </w:txbxContent>
                </v:textbox>
              </v:rect>
            </w:pict>
          </mc:Fallback>
        </mc:AlternateContent>
      </w:r>
    </w:p>
    <w:p w14:paraId="42778B35" w14:textId="77777777" w:rsidR="00EC78BE" w:rsidRPr="00A53C22" w:rsidRDefault="00EC78BE" w:rsidP="00EC78BE">
      <w:pPr>
        <w:jc w:val="both"/>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882496" behindDoc="0" locked="0" layoutInCell="1" allowOverlap="1" wp14:anchorId="5EF3DF74" wp14:editId="4CD053A9">
                <wp:simplePos x="0" y="0"/>
                <wp:positionH relativeFrom="column">
                  <wp:posOffset>2978785</wp:posOffset>
                </wp:positionH>
                <wp:positionV relativeFrom="paragraph">
                  <wp:posOffset>99060</wp:posOffset>
                </wp:positionV>
                <wp:extent cx="0" cy="454002"/>
                <wp:effectExtent l="76200" t="0" r="57150" b="60960"/>
                <wp:wrapNone/>
                <wp:docPr id="729456081" name="Straight Arrow Connector 82"/>
                <wp:cNvGraphicFramePr/>
                <a:graphic xmlns:a="http://schemas.openxmlformats.org/drawingml/2006/main">
                  <a:graphicData uri="http://schemas.microsoft.com/office/word/2010/wordprocessingShape">
                    <wps:wsp>
                      <wps:cNvCnPr/>
                      <wps:spPr>
                        <a:xfrm>
                          <a:off x="0" y="0"/>
                          <a:ext cx="0" cy="4540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CC7AF4" id="Straight Arrow Connector 82" o:spid="_x0000_s1026" type="#_x0000_t32" style="position:absolute;margin-left:234.55pt;margin-top:7.8pt;width:0;height:35.7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" strokecolor="#4472c4 [3204]" strokeweight=".5pt">
                <v:stroke endarrow="block" joinstyle="miter"/>
              </v:shape>
            </w:pict>
          </mc:Fallback>
        </mc:AlternateContent>
      </w:r>
    </w:p>
    <w:p w14:paraId="7F245062" w14:textId="77777777" w:rsidR="00EC78BE" w:rsidRPr="00A53C22" w:rsidRDefault="00EC78BE" w:rsidP="00EC78BE">
      <w:pPr>
        <w:pStyle w:val="Heading2"/>
        <w:rPr>
          <w:rFonts w:ascii="Times New Roman" w:hAnsi="Times New Roman" w:cs="Times New Roman"/>
        </w:rPr>
      </w:pPr>
      <w:r w:rsidRPr="00A53C22">
        <w:rPr>
          <w:rFonts w:ascii="Times New Roman" w:hAnsi="Times New Roman" w:cs="Times New Roman"/>
          <w:b/>
          <w:bCs/>
          <w:noProof/>
        </w:rPr>
        <mc:AlternateContent>
          <mc:Choice Requires="wps">
            <w:drawing>
              <wp:anchor distT="0" distB="0" distL="114300" distR="114300" simplePos="0" relativeHeight="251870208" behindDoc="0" locked="0" layoutInCell="1" allowOverlap="1" wp14:anchorId="6F265129" wp14:editId="2C0478C6">
                <wp:simplePos x="0" y="0"/>
                <wp:positionH relativeFrom="column">
                  <wp:posOffset>2476500</wp:posOffset>
                </wp:positionH>
                <wp:positionV relativeFrom="paragraph">
                  <wp:posOffset>260985</wp:posOffset>
                </wp:positionV>
                <wp:extent cx="1060450" cy="806450"/>
                <wp:effectExtent l="19050" t="19050" r="44450" b="31750"/>
                <wp:wrapNone/>
                <wp:docPr id="298292576" name="Diamond 64"/>
                <wp:cNvGraphicFramePr/>
                <a:graphic xmlns:a="http://schemas.openxmlformats.org/drawingml/2006/main">
                  <a:graphicData uri="http://schemas.microsoft.com/office/word/2010/wordprocessingShape">
                    <wps:wsp>
                      <wps:cNvSpPr/>
                      <wps:spPr>
                        <a:xfrm>
                          <a:off x="0" y="0"/>
                          <a:ext cx="1060450" cy="806450"/>
                        </a:xfrm>
                        <a:prstGeom prst="diamond">
                          <a:avLst/>
                        </a:prstGeom>
                      </wps:spPr>
                      <wps:style>
                        <a:lnRef idx="2">
                          <a:schemeClr val="dk1"/>
                        </a:lnRef>
                        <a:fillRef idx="1">
                          <a:schemeClr val="lt1"/>
                        </a:fillRef>
                        <a:effectRef idx="0">
                          <a:schemeClr val="dk1"/>
                        </a:effectRef>
                        <a:fontRef idx="minor">
                          <a:schemeClr val="dk1"/>
                        </a:fontRef>
                      </wps:style>
                      <wps:txbx>
                        <w:txbxContent>
                          <w:p w14:paraId="4F8347FF" w14:textId="77777777" w:rsidR="00EC78BE" w:rsidRPr="00864837" w:rsidRDefault="00EC78BE" w:rsidP="00EC78BE">
                            <w:pPr>
                              <w:jc w:val="center"/>
                              <w:rPr>
                                <w:rFonts w:ascii="Times New Roman" w:hAnsi="Times New Roman" w:cs="Times New Roman"/>
                                <w:lang w:val="en-US"/>
                              </w:rPr>
                            </w:pPr>
                            <w:r w:rsidRPr="00864837">
                              <w:rPr>
                                <w:rFonts w:ascii="Times New Roman" w:hAnsi="Times New Roman" w:cs="Times New Roman"/>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65129" id="_x0000_t4" coordsize="21600,21600" o:spt="4" path="m10800,l,10800,10800,21600,21600,10800xe">
                <v:stroke joinstyle="miter"/>
                <v:path gradientshapeok="t" o:connecttype="rect" textboxrect="5400,5400,16200,16200"/>
              </v:shapetype>
              <v:shape id="Diamond 64" o:spid="_x0000_s1030" type="#_x0000_t4" style="position:absolute;margin-left:195pt;margin-top:20.55pt;width:83.5pt;height:63.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" fillcolor="white [3201]" strokecolor="black [3200]" strokeweight="1pt">
                <v:textbox>
                  <w:txbxContent>
                    <w:p w14:paraId="4F8347FF" w14:textId="77777777" w:rsidR="00EC78BE" w:rsidRPr="00864837" w:rsidRDefault="00EC78BE" w:rsidP="00EC78BE">
                      <w:pPr>
                        <w:jc w:val="center"/>
                        <w:rPr>
                          <w:rFonts w:ascii="Times New Roman" w:hAnsi="Times New Roman" w:cs="Times New Roman"/>
                          <w:lang w:val="en-US"/>
                        </w:rPr>
                      </w:pPr>
                      <w:r w:rsidRPr="00864837">
                        <w:rPr>
                          <w:rFonts w:ascii="Times New Roman" w:hAnsi="Times New Roman" w:cs="Times New Roman"/>
                          <w:lang w:val="en-US"/>
                        </w:rPr>
                        <w:t>Login</w:t>
                      </w:r>
                    </w:p>
                  </w:txbxContent>
                </v:textbox>
              </v:shape>
            </w:pict>
          </mc:Fallback>
        </mc:AlternateContent>
      </w:r>
    </w:p>
    <w:p w14:paraId="2F2CC187" w14:textId="77777777" w:rsidR="00EC78BE" w:rsidRPr="00A53C22" w:rsidRDefault="00EC78BE" w:rsidP="00EC78BE">
      <w:pPr>
        <w:tabs>
          <w:tab w:val="left" w:pos="5320"/>
        </w:tabs>
        <w:rPr>
          <w:rFonts w:ascii="Times New Roman" w:hAnsi="Times New Roman" w:cs="Times New Roman"/>
        </w:rPr>
      </w:pPr>
      <w:r w:rsidRPr="00A53C22">
        <w:rPr>
          <w:rFonts w:ascii="Times New Roman" w:hAnsi="Times New Roman" w:cs="Times New Roman"/>
          <w:b/>
          <w:bCs/>
          <w:noProof/>
        </w:rPr>
        <mc:AlternateContent>
          <mc:Choice Requires="wps">
            <w:drawing>
              <wp:anchor distT="0" distB="0" distL="114300" distR="114300" simplePos="0" relativeHeight="251871232" behindDoc="0" locked="0" layoutInCell="1" allowOverlap="1" wp14:anchorId="429A068B" wp14:editId="29F9C855">
                <wp:simplePos x="0" y="0"/>
                <wp:positionH relativeFrom="column">
                  <wp:posOffset>996950</wp:posOffset>
                </wp:positionH>
                <wp:positionV relativeFrom="paragraph">
                  <wp:posOffset>144780</wp:posOffset>
                </wp:positionV>
                <wp:extent cx="927100" cy="323850"/>
                <wp:effectExtent l="0" t="0" r="25400" b="19050"/>
                <wp:wrapNone/>
                <wp:docPr id="1535632441" name="Rectangle: Rounded Corners 65"/>
                <wp:cNvGraphicFramePr/>
                <a:graphic xmlns:a="http://schemas.openxmlformats.org/drawingml/2006/main">
                  <a:graphicData uri="http://schemas.microsoft.com/office/word/2010/wordprocessingShape">
                    <wps:wsp>
                      <wps:cNvSpPr/>
                      <wps:spPr>
                        <a:xfrm>
                          <a:off x="0" y="0"/>
                          <a:ext cx="927100" cy="323850"/>
                        </a:xfrm>
                        <a:prstGeom prst="roundRect">
                          <a:avLst/>
                        </a:prstGeom>
                      </wps:spPr>
                      <wps:style>
                        <a:lnRef idx="2">
                          <a:schemeClr val="dk1"/>
                        </a:lnRef>
                        <a:fillRef idx="1">
                          <a:schemeClr val="lt1"/>
                        </a:fillRef>
                        <a:effectRef idx="0">
                          <a:schemeClr val="dk1"/>
                        </a:effectRef>
                        <a:fontRef idx="minor">
                          <a:schemeClr val="dk1"/>
                        </a:fontRef>
                      </wps:style>
                      <wps:txbx>
                        <w:txbxContent>
                          <w:p w14:paraId="66190B81"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9A068B" id="Rectangle: Rounded Corners 65" o:spid="_x0000_s1031" style="position:absolute;margin-left:78.5pt;margin-top:11.4pt;width:73pt;height:25.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" fillcolor="white [3201]" strokecolor="black [3200]" strokeweight="1pt">
                <v:stroke joinstyle="miter"/>
                <v:textbox>
                  <w:txbxContent>
                    <w:p w14:paraId="66190B81"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Register</w:t>
                      </w:r>
                    </w:p>
                  </w:txbxContent>
                </v:textbox>
              </v:roundrect>
            </w:pict>
          </mc:Fallback>
        </mc:AlternateContent>
      </w:r>
      <w:r>
        <w:rPr>
          <w:rFonts w:ascii="Times New Roman" w:hAnsi="Times New Roman" w:cs="Times New Roman"/>
        </w:rPr>
        <w:t xml:space="preserve">                                                                                                      Yes</w:t>
      </w:r>
    </w:p>
    <w:p w14:paraId="630930AE" w14:textId="77777777" w:rsidR="00EC78BE" w:rsidRPr="00A53C22" w:rsidRDefault="00EC78BE" w:rsidP="00EC78BE">
      <w:pPr>
        <w:tabs>
          <w:tab w:val="left" w:pos="5320"/>
        </w:tabs>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895808" behindDoc="0" locked="0" layoutInCell="1" allowOverlap="1" wp14:anchorId="6E872371" wp14:editId="51679997">
                <wp:simplePos x="0" y="0"/>
                <wp:positionH relativeFrom="column">
                  <wp:posOffset>1924050</wp:posOffset>
                </wp:positionH>
                <wp:positionV relativeFrom="paragraph">
                  <wp:posOffset>32385</wp:posOffset>
                </wp:positionV>
                <wp:extent cx="584200" cy="0"/>
                <wp:effectExtent l="0" t="76200" r="25400" b="95250"/>
                <wp:wrapNone/>
                <wp:docPr id="1601136899" name="Straight Arrow Connector 88"/>
                <wp:cNvGraphicFramePr/>
                <a:graphic xmlns:a="http://schemas.openxmlformats.org/drawingml/2006/main">
                  <a:graphicData uri="http://schemas.microsoft.com/office/word/2010/wordprocessingShape">
                    <wps:wsp>
                      <wps:cNvCnPr/>
                      <wps:spPr>
                        <a:xfrm>
                          <a:off x="0" y="0"/>
                          <a:ext cx="584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2B991" id="Straight Arrow Connector 88" o:spid="_x0000_s1026" type="#_x0000_t32" style="position:absolute;margin-left:151.5pt;margin-top:2.55pt;width:46pt;height:0;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" strokecolor="#4472c4 [3204]"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894784" behindDoc="0" locked="0" layoutInCell="1" allowOverlap="1" wp14:anchorId="0E7C134B" wp14:editId="48FCEB21">
                <wp:simplePos x="0" y="0"/>
                <wp:positionH relativeFrom="column">
                  <wp:posOffset>2571750</wp:posOffset>
                </wp:positionH>
                <wp:positionV relativeFrom="paragraph">
                  <wp:posOffset>191135</wp:posOffset>
                </wp:positionV>
                <wp:extent cx="0" cy="584200"/>
                <wp:effectExtent l="76200" t="0" r="57150" b="63500"/>
                <wp:wrapNone/>
                <wp:docPr id="450757152" name="Straight Arrow Connector 87"/>
                <wp:cNvGraphicFramePr/>
                <a:graphic xmlns:a="http://schemas.openxmlformats.org/drawingml/2006/main">
                  <a:graphicData uri="http://schemas.microsoft.com/office/word/2010/wordprocessingShape">
                    <wps:wsp>
                      <wps:cNvCnPr/>
                      <wps:spPr>
                        <a:xfrm>
                          <a:off x="0" y="0"/>
                          <a:ext cx="0" cy="584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7B10A5" id="Straight Arrow Connector 87" o:spid="_x0000_s1026" type="#_x0000_t32" style="position:absolute;margin-left:202.5pt;margin-top:15.05pt;width:0;height:46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" strokecolor="#4472c4 [3204]" strokeweight=".5pt">
                <v:stroke endarrow="block" joinstyle="miter"/>
              </v:shape>
            </w:pict>
          </mc:Fallback>
        </mc:AlternateContent>
      </w:r>
      <w:r w:rsidRPr="00A53C22">
        <w:rPr>
          <w:rFonts w:ascii="Times New Roman" w:hAnsi="Times New Roman" w:cs="Times New Roman"/>
          <w:b/>
          <w:bCs/>
          <w:noProof/>
        </w:rPr>
        <mc:AlternateContent>
          <mc:Choice Requires="wps">
            <w:drawing>
              <wp:anchor distT="0" distB="0" distL="114300" distR="114300" simplePos="0" relativeHeight="251875328" behindDoc="0" locked="0" layoutInCell="1" allowOverlap="1" wp14:anchorId="29D52463" wp14:editId="70E1A3CF">
                <wp:simplePos x="0" y="0"/>
                <wp:positionH relativeFrom="column">
                  <wp:posOffset>1111250</wp:posOffset>
                </wp:positionH>
                <wp:positionV relativeFrom="paragraph">
                  <wp:posOffset>191135</wp:posOffset>
                </wp:positionV>
                <wp:extent cx="584200" cy="819150"/>
                <wp:effectExtent l="76200" t="38100" r="25400" b="19050"/>
                <wp:wrapNone/>
                <wp:docPr id="1522197405" name="Connector: Elbow 75"/>
                <wp:cNvGraphicFramePr/>
                <a:graphic xmlns:a="http://schemas.openxmlformats.org/drawingml/2006/main">
                  <a:graphicData uri="http://schemas.microsoft.com/office/word/2010/wordprocessingShape">
                    <wps:wsp>
                      <wps:cNvCnPr/>
                      <wps:spPr>
                        <a:xfrm flipH="1" flipV="1">
                          <a:off x="0" y="0"/>
                          <a:ext cx="584200" cy="819150"/>
                        </a:xfrm>
                        <a:prstGeom prst="bentConnector3">
                          <a:avLst>
                            <a:gd name="adj1" fmla="val 10123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C45B04" id="Connector: Elbow 75" o:spid="_x0000_s1026" type="#_x0000_t34" style="position:absolute;margin-left:87.5pt;margin-top:15.05pt;width:46pt;height:64.5pt;flip:x 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" adj="21866" strokecolor="black [3200]" strokeweight=".5pt">
                <v:stroke endarrow="block"/>
              </v:shape>
            </w:pict>
          </mc:Fallback>
        </mc:AlternateContent>
      </w:r>
      <w:r>
        <w:rPr>
          <w:rFonts w:ascii="Times New Roman" w:hAnsi="Times New Roman" w:cs="Times New Roman"/>
          <w:b/>
          <w:bCs/>
          <w:noProof/>
        </w:rPr>
        <mc:AlternateContent>
          <mc:Choice Requires="wps">
            <w:drawing>
              <wp:anchor distT="0" distB="0" distL="114300" distR="114300" simplePos="0" relativeHeight="251890688" behindDoc="0" locked="0" layoutInCell="1" allowOverlap="1" wp14:anchorId="1B561EBC" wp14:editId="51E5C061">
                <wp:simplePos x="0" y="0"/>
                <wp:positionH relativeFrom="column">
                  <wp:posOffset>3536950</wp:posOffset>
                </wp:positionH>
                <wp:positionV relativeFrom="paragraph">
                  <wp:posOffset>64135</wp:posOffset>
                </wp:positionV>
                <wp:extent cx="546100" cy="742950"/>
                <wp:effectExtent l="0" t="0" r="82550" b="57150"/>
                <wp:wrapNone/>
                <wp:docPr id="831174532" name="Connector: Elbow 92"/>
                <wp:cNvGraphicFramePr/>
                <a:graphic xmlns:a="http://schemas.openxmlformats.org/drawingml/2006/main">
                  <a:graphicData uri="http://schemas.microsoft.com/office/word/2010/wordprocessingShape">
                    <wps:wsp>
                      <wps:cNvCnPr/>
                      <wps:spPr>
                        <a:xfrm>
                          <a:off x="0" y="0"/>
                          <a:ext cx="546100" cy="742950"/>
                        </a:xfrm>
                        <a:prstGeom prst="bentConnector3">
                          <a:avLst>
                            <a:gd name="adj1" fmla="val 10045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6126C9" id="Connector: Elbow 92" o:spid="_x0000_s1026" type="#_x0000_t34" style="position:absolute;margin-left:278.5pt;margin-top:5.05pt;width:43pt;height:58.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" adj="21698" strokecolor="#4472c4 [3204]" strokeweight=".5pt">
                <v:stroke endarrow="block"/>
              </v:shape>
            </w:pict>
          </mc:Fallback>
        </mc:AlternateContent>
      </w:r>
    </w:p>
    <w:p w14:paraId="729D7ED7" w14:textId="77777777" w:rsidR="00EC78BE" w:rsidRPr="00A53C22" w:rsidRDefault="00EC78BE" w:rsidP="00EC78BE">
      <w:pPr>
        <w:tabs>
          <w:tab w:val="left" w:pos="3880"/>
        </w:tabs>
        <w:rPr>
          <w:rFonts w:ascii="Times New Roman" w:hAnsi="Times New Roman" w:cs="Times New Roman"/>
        </w:rPr>
      </w:pPr>
      <w:r>
        <w:rPr>
          <w:rFonts w:ascii="Times New Roman" w:hAnsi="Times New Roman" w:cs="Times New Roman"/>
        </w:rPr>
        <w:t xml:space="preserve">                                                                  </w:t>
      </w:r>
      <w:r w:rsidRPr="00A53C22">
        <w:rPr>
          <w:rFonts w:ascii="Times New Roman" w:hAnsi="Times New Roman" w:cs="Times New Roman"/>
        </w:rPr>
        <w:t>No</w:t>
      </w:r>
    </w:p>
    <w:p w14:paraId="1F17F312" w14:textId="77777777" w:rsidR="00EC78BE" w:rsidRPr="00A53C22" w:rsidRDefault="00EC78BE" w:rsidP="00EC78BE">
      <w:pPr>
        <w:rPr>
          <w:rFonts w:ascii="Times New Roman" w:hAnsi="Times New Roman" w:cs="Times New Roman"/>
        </w:rPr>
      </w:pPr>
      <w:r w:rsidRPr="00A53C22">
        <w:rPr>
          <w:rFonts w:ascii="Times New Roman" w:hAnsi="Times New Roman" w:cs="Times New Roman"/>
          <w:b/>
          <w:bCs/>
          <w:noProof/>
        </w:rPr>
        <mc:AlternateContent>
          <mc:Choice Requires="wps">
            <w:drawing>
              <wp:anchor distT="0" distB="0" distL="114300" distR="114300" simplePos="0" relativeHeight="251873280" behindDoc="0" locked="0" layoutInCell="1" allowOverlap="1" wp14:anchorId="761217E9" wp14:editId="2F2C3B35">
                <wp:simplePos x="0" y="0"/>
                <wp:positionH relativeFrom="column">
                  <wp:posOffset>3327400</wp:posOffset>
                </wp:positionH>
                <wp:positionV relativeFrom="paragraph">
                  <wp:posOffset>257175</wp:posOffset>
                </wp:positionV>
                <wp:extent cx="1333500" cy="368300"/>
                <wp:effectExtent l="0" t="0" r="19050" b="12700"/>
                <wp:wrapNone/>
                <wp:docPr id="810976374" name="Rectangle: Rounded Corners 67"/>
                <wp:cNvGraphicFramePr/>
                <a:graphic xmlns:a="http://schemas.openxmlformats.org/drawingml/2006/main">
                  <a:graphicData uri="http://schemas.microsoft.com/office/word/2010/wordprocessingShape">
                    <wps:wsp>
                      <wps:cNvSpPr/>
                      <wps:spPr>
                        <a:xfrm>
                          <a:off x="0" y="0"/>
                          <a:ext cx="1333500" cy="368300"/>
                        </a:xfrm>
                        <a:prstGeom prst="roundRect">
                          <a:avLst/>
                        </a:prstGeom>
                      </wps:spPr>
                      <wps:style>
                        <a:lnRef idx="2">
                          <a:schemeClr val="dk1"/>
                        </a:lnRef>
                        <a:fillRef idx="1">
                          <a:schemeClr val="lt1"/>
                        </a:fillRef>
                        <a:effectRef idx="0">
                          <a:schemeClr val="dk1"/>
                        </a:effectRef>
                        <a:fontRef idx="minor">
                          <a:schemeClr val="dk1"/>
                        </a:fontRef>
                      </wps:style>
                      <wps:txbx>
                        <w:txbxContent>
                          <w:p w14:paraId="1B5502F5" w14:textId="77777777" w:rsidR="00EC78BE" w:rsidRPr="00172CD1" w:rsidRDefault="00EC78BE" w:rsidP="00EC78BE">
                            <w:pPr>
                              <w:rPr>
                                <w:sz w:val="24"/>
                                <w:szCs w:val="24"/>
                              </w:rPr>
                            </w:pPr>
                            <w:r w:rsidRPr="00172CD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172CD1">
                              <w:rPr>
                                <w:rFonts w:ascii="Times New Roman" w:hAnsi="Times New Roman" w:cs="Times New Roman"/>
                                <w:sz w:val="24"/>
                                <w:szCs w:val="24"/>
                                <w:lang w:val="en-US"/>
                              </w:rPr>
                              <w:t xml:space="preserve"> User</w:t>
                            </w:r>
                            <w:r>
                              <w:rPr>
                                <w:rFonts w:ascii="Times New Roman" w:hAnsi="Times New Roman" w:cs="Times New Roman"/>
                                <w:sz w:val="24"/>
                                <w:szCs w:val="24"/>
                                <w:lang w:val="en-US"/>
                              </w:rPr>
                              <w:t xml:space="preserve"> </w:t>
                            </w:r>
                            <w:r w:rsidRPr="00172CD1">
                              <w:rPr>
                                <w:rFonts w:ascii="Times New Roman" w:hAnsi="Times New Roman" w:cs="Times New Roman"/>
                                <w:sz w:val="24"/>
                                <w:szCs w:val="24"/>
                                <w:lang w:val="en-US"/>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1217E9" id="Rectangle: Rounded Corners 67" o:spid="_x0000_s1032" style="position:absolute;margin-left:262pt;margin-top:20.25pt;width:105pt;height:29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" fillcolor="white [3201]" strokecolor="black [3200]" strokeweight="1pt">
                <v:stroke joinstyle="miter"/>
                <v:textbox>
                  <w:txbxContent>
                    <w:p w14:paraId="1B5502F5" w14:textId="77777777" w:rsidR="00EC78BE" w:rsidRPr="00172CD1" w:rsidRDefault="00EC78BE" w:rsidP="00EC78BE">
                      <w:pPr>
                        <w:rPr>
                          <w:sz w:val="24"/>
                          <w:szCs w:val="24"/>
                        </w:rPr>
                      </w:pPr>
                      <w:r w:rsidRPr="00172CD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172CD1">
                        <w:rPr>
                          <w:rFonts w:ascii="Times New Roman" w:hAnsi="Times New Roman" w:cs="Times New Roman"/>
                          <w:sz w:val="24"/>
                          <w:szCs w:val="24"/>
                          <w:lang w:val="en-US"/>
                        </w:rPr>
                        <w:t xml:space="preserve"> User</w:t>
                      </w:r>
                      <w:r>
                        <w:rPr>
                          <w:rFonts w:ascii="Times New Roman" w:hAnsi="Times New Roman" w:cs="Times New Roman"/>
                          <w:sz w:val="24"/>
                          <w:szCs w:val="24"/>
                          <w:lang w:val="en-US"/>
                        </w:rPr>
                        <w:t xml:space="preserve"> </w:t>
                      </w:r>
                      <w:r w:rsidRPr="00172CD1">
                        <w:rPr>
                          <w:rFonts w:ascii="Times New Roman" w:hAnsi="Times New Roman" w:cs="Times New Roman"/>
                          <w:sz w:val="24"/>
                          <w:szCs w:val="24"/>
                          <w:lang w:val="en-US"/>
                        </w:rPr>
                        <w:t>Menu</w:t>
                      </w:r>
                    </w:p>
                  </w:txbxContent>
                </v:textbox>
              </v:roundrect>
            </w:pict>
          </mc:Fallback>
        </mc:AlternateContent>
      </w:r>
      <w:r w:rsidRPr="00A53C22">
        <w:rPr>
          <w:rFonts w:ascii="Times New Roman" w:hAnsi="Times New Roman" w:cs="Times New Roman"/>
          <w:b/>
          <w:bCs/>
          <w:noProof/>
        </w:rPr>
        <mc:AlternateContent>
          <mc:Choice Requires="wps">
            <w:drawing>
              <wp:anchor distT="0" distB="0" distL="114300" distR="114300" simplePos="0" relativeHeight="251872256" behindDoc="0" locked="0" layoutInCell="1" allowOverlap="1" wp14:anchorId="4EE839F1" wp14:editId="3E03BCA6">
                <wp:simplePos x="0" y="0"/>
                <wp:positionH relativeFrom="column">
                  <wp:posOffset>1695450</wp:posOffset>
                </wp:positionH>
                <wp:positionV relativeFrom="paragraph">
                  <wp:posOffset>257175</wp:posOffset>
                </wp:positionV>
                <wp:extent cx="1098550" cy="387350"/>
                <wp:effectExtent l="0" t="0" r="25400" b="12700"/>
                <wp:wrapNone/>
                <wp:docPr id="549899656" name="Rectangle: Rounded Corners 66"/>
                <wp:cNvGraphicFramePr/>
                <a:graphic xmlns:a="http://schemas.openxmlformats.org/drawingml/2006/main">
                  <a:graphicData uri="http://schemas.microsoft.com/office/word/2010/wordprocessingShape">
                    <wps:wsp>
                      <wps:cNvSpPr/>
                      <wps:spPr>
                        <a:xfrm>
                          <a:off x="0" y="0"/>
                          <a:ext cx="1098550" cy="387350"/>
                        </a:xfrm>
                        <a:prstGeom prst="roundRect">
                          <a:avLst/>
                        </a:prstGeom>
                      </wps:spPr>
                      <wps:style>
                        <a:lnRef idx="2">
                          <a:schemeClr val="dk1"/>
                        </a:lnRef>
                        <a:fillRef idx="1">
                          <a:schemeClr val="lt1"/>
                        </a:fillRef>
                        <a:effectRef idx="0">
                          <a:schemeClr val="dk1"/>
                        </a:effectRef>
                        <a:fontRef idx="minor">
                          <a:schemeClr val="dk1"/>
                        </a:fontRef>
                      </wps:style>
                      <wps:txbx>
                        <w:txbxContent>
                          <w:p w14:paraId="0AD5F407" w14:textId="77777777" w:rsidR="00EC78BE" w:rsidRPr="00864837" w:rsidRDefault="00EC78BE" w:rsidP="00EC78BE">
                            <w:pPr>
                              <w:jc w:val="center"/>
                              <w:rPr>
                                <w:rFonts w:ascii="Times New Roman" w:hAnsi="Times New Roman" w:cs="Times New Roman"/>
                                <w:lang w:val="en-US"/>
                              </w:rPr>
                            </w:pPr>
                            <w:r>
                              <w:rPr>
                                <w:rFonts w:ascii="Times New Roman" w:hAnsi="Times New Roman" w:cs="Times New Roman"/>
                                <w:lang w:val="en-US"/>
                              </w:rPr>
                              <w:t>Wrong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E839F1" id="Rectangle: Rounded Corners 66" o:spid="_x0000_s1033" style="position:absolute;margin-left:133.5pt;margin-top:20.25pt;width:86.5pt;height:30.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" fillcolor="white [3201]" strokecolor="black [3200]" strokeweight="1pt">
                <v:stroke joinstyle="miter"/>
                <v:textbox>
                  <w:txbxContent>
                    <w:p w14:paraId="0AD5F407" w14:textId="77777777" w:rsidR="00EC78BE" w:rsidRPr="00864837" w:rsidRDefault="00EC78BE" w:rsidP="00EC78BE">
                      <w:pPr>
                        <w:jc w:val="center"/>
                        <w:rPr>
                          <w:rFonts w:ascii="Times New Roman" w:hAnsi="Times New Roman" w:cs="Times New Roman"/>
                          <w:lang w:val="en-US"/>
                        </w:rPr>
                      </w:pPr>
                      <w:r>
                        <w:rPr>
                          <w:rFonts w:ascii="Times New Roman" w:hAnsi="Times New Roman" w:cs="Times New Roman"/>
                          <w:lang w:val="en-US"/>
                        </w:rPr>
                        <w:t>Wrong Login</w:t>
                      </w:r>
                    </w:p>
                  </w:txbxContent>
                </v:textbox>
              </v:roundrect>
            </w:pict>
          </mc:Fallback>
        </mc:AlternateContent>
      </w:r>
    </w:p>
    <w:p w14:paraId="74D4C1D8" w14:textId="77777777" w:rsidR="00EC78BE" w:rsidRPr="00A53C22" w:rsidRDefault="00EC78BE" w:rsidP="00EC78BE">
      <w:pPr>
        <w:tabs>
          <w:tab w:val="left" w:pos="5320"/>
        </w:tabs>
        <w:rPr>
          <w:rFonts w:ascii="Times New Roman" w:hAnsi="Times New Roman" w:cs="Times New Roman"/>
        </w:rPr>
      </w:pPr>
    </w:p>
    <w:p w14:paraId="211D602D" w14:textId="77777777" w:rsidR="00EC78BE" w:rsidRPr="00A53C22" w:rsidRDefault="00EC78BE" w:rsidP="00EC78BE">
      <w:pPr>
        <w:tabs>
          <w:tab w:val="left" w:pos="388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96832" behindDoc="0" locked="0" layoutInCell="1" allowOverlap="1" wp14:anchorId="30690DF0" wp14:editId="49487DAA">
                <wp:simplePos x="0" y="0"/>
                <wp:positionH relativeFrom="column">
                  <wp:posOffset>4235450</wp:posOffset>
                </wp:positionH>
                <wp:positionV relativeFrom="paragraph">
                  <wp:posOffset>75565</wp:posOffset>
                </wp:positionV>
                <wp:extent cx="0" cy="577850"/>
                <wp:effectExtent l="76200" t="38100" r="57150" b="12700"/>
                <wp:wrapNone/>
                <wp:docPr id="1117998512" name="Straight Arrow Connector 89"/>
                <wp:cNvGraphicFramePr/>
                <a:graphic xmlns:a="http://schemas.openxmlformats.org/drawingml/2006/main">
                  <a:graphicData uri="http://schemas.microsoft.com/office/word/2010/wordprocessingShape">
                    <wps:wsp>
                      <wps:cNvCnPr/>
                      <wps:spPr>
                        <a:xfrm flipV="1">
                          <a:off x="0" y="0"/>
                          <a:ext cx="0" cy="577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A34059" id="Straight Arrow Connector 89" o:spid="_x0000_s1026" type="#_x0000_t32" style="position:absolute;margin-left:333.5pt;margin-top:5.95pt;width:0;height:45.5pt;flip:y;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" strokecolor="#4472c4 [3204]" strokeweight=".5pt">
                <v:stroke endarrow="block" joinstyle="miter"/>
              </v:shape>
            </w:pict>
          </mc:Fallback>
        </mc:AlternateContent>
      </w:r>
      <w:r w:rsidRPr="00A53C22">
        <w:rPr>
          <w:rFonts w:ascii="Times New Roman" w:hAnsi="Times New Roman" w:cs="Times New Roman"/>
        </w:rPr>
        <w:tab/>
      </w:r>
    </w:p>
    <w:p w14:paraId="70DE7862" w14:textId="3E934E27" w:rsidR="00EE533F" w:rsidRPr="0038393F" w:rsidRDefault="00EC78BE" w:rsidP="0038393F">
      <w:pPr>
        <w:jc w:val="center"/>
      </w:pPr>
      <w:r>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7D09B58D" wp14:editId="7886D768">
                <wp:simplePos x="0" y="0"/>
                <wp:positionH relativeFrom="column">
                  <wp:posOffset>2509299</wp:posOffset>
                </wp:positionH>
                <wp:positionV relativeFrom="paragraph">
                  <wp:posOffset>382325</wp:posOffset>
                </wp:positionV>
                <wp:extent cx="0" cy="492981"/>
                <wp:effectExtent l="76200" t="0" r="57150" b="59690"/>
                <wp:wrapNone/>
                <wp:docPr id="162189625" name="Straight Arrow Connector 91"/>
                <wp:cNvGraphicFramePr/>
                <a:graphic xmlns:a="http://schemas.openxmlformats.org/drawingml/2006/main">
                  <a:graphicData uri="http://schemas.microsoft.com/office/word/2010/wordprocessingShape">
                    <wps:wsp>
                      <wps:cNvCnPr/>
                      <wps:spPr>
                        <a:xfrm>
                          <a:off x="0" y="0"/>
                          <a:ext cx="0" cy="4929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8B8D30" id="Straight Arrow Connector 91" o:spid="_x0000_s1026" type="#_x0000_t32" style="position:absolute;margin-left:197.6pt;margin-top:30.1pt;width:0;height:38.8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01952" behindDoc="0" locked="0" layoutInCell="1" allowOverlap="1" wp14:anchorId="6802B447" wp14:editId="4ACAFF9A">
                <wp:simplePos x="0" y="0"/>
                <wp:positionH relativeFrom="column">
                  <wp:posOffset>-143123</wp:posOffset>
                </wp:positionH>
                <wp:positionV relativeFrom="paragraph">
                  <wp:posOffset>1310971</wp:posOffset>
                </wp:positionV>
                <wp:extent cx="0" cy="1056696"/>
                <wp:effectExtent l="76200" t="38100" r="57150" b="10160"/>
                <wp:wrapNone/>
                <wp:docPr id="1292419495" name="Straight Arrow Connector 90"/>
                <wp:cNvGraphicFramePr/>
                <a:graphic xmlns:a="http://schemas.openxmlformats.org/drawingml/2006/main">
                  <a:graphicData uri="http://schemas.microsoft.com/office/word/2010/wordprocessingShape">
                    <wps:wsp>
                      <wps:cNvCnPr/>
                      <wps:spPr>
                        <a:xfrm flipV="1">
                          <a:off x="0" y="0"/>
                          <a:ext cx="0" cy="1056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458AF9" id="Straight Arrow Connector 90" o:spid="_x0000_s1026" type="#_x0000_t32" style="position:absolute;margin-left:-11.25pt;margin-top:103.25pt;width:0;height:83.2pt;flip:y;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900928" behindDoc="0" locked="0" layoutInCell="1" allowOverlap="1" wp14:anchorId="68BCA1CA" wp14:editId="2797C356">
                <wp:simplePos x="0" y="0"/>
                <wp:positionH relativeFrom="column">
                  <wp:posOffset>3692912</wp:posOffset>
                </wp:positionH>
                <wp:positionV relativeFrom="paragraph">
                  <wp:posOffset>1345206</wp:posOffset>
                </wp:positionV>
                <wp:extent cx="0" cy="1024945"/>
                <wp:effectExtent l="76200" t="38100" r="57150" b="22860"/>
                <wp:wrapNone/>
                <wp:docPr id="1978538653" name="Straight Arrow Connector 89"/>
                <wp:cNvGraphicFramePr/>
                <a:graphic xmlns:a="http://schemas.openxmlformats.org/drawingml/2006/main">
                  <a:graphicData uri="http://schemas.microsoft.com/office/word/2010/wordprocessingShape">
                    <wps:wsp>
                      <wps:cNvCnPr/>
                      <wps:spPr>
                        <a:xfrm flipV="1">
                          <a:off x="0" y="0"/>
                          <a:ext cx="0" cy="1024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740367" id="Straight Arrow Connector 89" o:spid="_x0000_s1026" type="#_x0000_t32" style="position:absolute;margin-left:290.8pt;margin-top:105.9pt;width:0;height:80.7pt;flip:y;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99904" behindDoc="0" locked="0" layoutInCell="1" allowOverlap="1" wp14:anchorId="042D84E0" wp14:editId="614F358D">
                <wp:simplePos x="0" y="0"/>
                <wp:positionH relativeFrom="column">
                  <wp:posOffset>1216550</wp:posOffset>
                </wp:positionH>
                <wp:positionV relativeFrom="paragraph">
                  <wp:posOffset>1345206</wp:posOffset>
                </wp:positionV>
                <wp:extent cx="0" cy="1032621"/>
                <wp:effectExtent l="76200" t="38100" r="57150" b="15240"/>
                <wp:wrapNone/>
                <wp:docPr id="1991998987" name="Straight Arrow Connector 88"/>
                <wp:cNvGraphicFramePr/>
                <a:graphic xmlns:a="http://schemas.openxmlformats.org/drawingml/2006/main">
                  <a:graphicData uri="http://schemas.microsoft.com/office/word/2010/wordprocessingShape">
                    <wps:wsp>
                      <wps:cNvCnPr/>
                      <wps:spPr>
                        <a:xfrm flipV="1">
                          <a:off x="0" y="0"/>
                          <a:ext cx="0" cy="10326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BBD817" id="Straight Arrow Connector 88" o:spid="_x0000_s1026" type="#_x0000_t32" style="position:absolute;margin-left:95.8pt;margin-top:105.9pt;width:0;height:81.3pt;flip:y;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98880" behindDoc="0" locked="0" layoutInCell="1" allowOverlap="1" wp14:anchorId="36C65A8F" wp14:editId="728CEED9">
                <wp:simplePos x="0" y="0"/>
                <wp:positionH relativeFrom="column">
                  <wp:posOffset>2508416</wp:posOffset>
                </wp:positionH>
                <wp:positionV relativeFrom="paragraph">
                  <wp:posOffset>1310971</wp:posOffset>
                </wp:positionV>
                <wp:extent cx="0" cy="1066856"/>
                <wp:effectExtent l="76200" t="38100" r="57150" b="19050"/>
                <wp:wrapNone/>
                <wp:docPr id="553781004" name="Straight Arrow Connector 87"/>
                <wp:cNvGraphicFramePr/>
                <a:graphic xmlns:a="http://schemas.openxmlformats.org/drawingml/2006/main">
                  <a:graphicData uri="http://schemas.microsoft.com/office/word/2010/wordprocessingShape">
                    <wps:wsp>
                      <wps:cNvCnPr/>
                      <wps:spPr>
                        <a:xfrm flipV="1">
                          <a:off x="0" y="0"/>
                          <a:ext cx="0" cy="10668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D092DE" id="Straight Arrow Connector 87" o:spid="_x0000_s1026" type="#_x0000_t32" style="position:absolute;margin-left:197.5pt;margin-top:103.25pt;width:0;height:84pt;flip:y;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93760" behindDoc="0" locked="0" layoutInCell="1" allowOverlap="1" wp14:anchorId="23B3DEF0" wp14:editId="467C6A70">
                <wp:simplePos x="0" y="0"/>
                <wp:positionH relativeFrom="column">
                  <wp:posOffset>-146050</wp:posOffset>
                </wp:positionH>
                <wp:positionV relativeFrom="paragraph">
                  <wp:posOffset>2372360</wp:posOffset>
                </wp:positionV>
                <wp:extent cx="3836035" cy="6350"/>
                <wp:effectExtent l="0" t="0" r="31115" b="31750"/>
                <wp:wrapNone/>
                <wp:docPr id="633417060" name="Straight Connector 95"/>
                <wp:cNvGraphicFramePr/>
                <a:graphic xmlns:a="http://schemas.openxmlformats.org/drawingml/2006/main">
                  <a:graphicData uri="http://schemas.microsoft.com/office/word/2010/wordprocessingShape">
                    <wps:wsp>
                      <wps:cNvCnPr/>
                      <wps:spPr>
                        <a:xfrm flipV="1">
                          <a:off x="0" y="0"/>
                          <a:ext cx="3836035"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4EA42" id="Straight Connector 95"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6.8pt" to="290.55pt,1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" strokecolor="#4472c4 [3204]" strokeweight=".5pt">
                <v:stroke joinstyle="miter"/>
              </v:line>
            </w:pict>
          </mc:Fallback>
        </mc:AlternateContent>
      </w:r>
      <w:r w:rsidRPr="00A53C22">
        <w:rPr>
          <w:rFonts w:ascii="Times New Roman" w:hAnsi="Times New Roman" w:cs="Times New Roman"/>
          <w:noProof/>
        </w:rPr>
        <mc:AlternateContent>
          <mc:Choice Requires="wps">
            <w:drawing>
              <wp:anchor distT="0" distB="0" distL="114300" distR="114300" simplePos="0" relativeHeight="251880448" behindDoc="0" locked="0" layoutInCell="1" allowOverlap="1" wp14:anchorId="2E0C2EF1" wp14:editId="2471AEBE">
                <wp:simplePos x="0" y="0"/>
                <wp:positionH relativeFrom="column">
                  <wp:posOffset>4502150</wp:posOffset>
                </wp:positionH>
                <wp:positionV relativeFrom="paragraph">
                  <wp:posOffset>1695450</wp:posOffset>
                </wp:positionV>
                <wp:extent cx="1047750" cy="444500"/>
                <wp:effectExtent l="0" t="0" r="19050" b="12700"/>
                <wp:wrapNone/>
                <wp:docPr id="1085881088" name="Oval 80"/>
                <wp:cNvGraphicFramePr/>
                <a:graphic xmlns:a="http://schemas.openxmlformats.org/drawingml/2006/main">
                  <a:graphicData uri="http://schemas.microsoft.com/office/word/2010/wordprocessingShape">
                    <wps:wsp>
                      <wps:cNvSpPr/>
                      <wps:spPr>
                        <a:xfrm>
                          <a:off x="0" y="0"/>
                          <a:ext cx="1047750" cy="4445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705CB1"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0C2EF1" id="Oval 80" o:spid="_x0000_s1034" style="position:absolute;left:0;text-align:left;margin-left:354.5pt;margin-top:133.5pt;width:82.5pt;height: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" fillcolor="#4472c4 [3204]" strokecolor="#09101d [484]" strokeweight="1pt">
                <v:stroke joinstyle="miter"/>
                <v:textbox>
                  <w:txbxContent>
                    <w:p w14:paraId="7D705CB1"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End</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1888640" behindDoc="0" locked="0" layoutInCell="1" allowOverlap="1" wp14:anchorId="384964AC" wp14:editId="72A7F66B">
                <wp:simplePos x="0" y="0"/>
                <wp:positionH relativeFrom="column">
                  <wp:posOffset>5016500</wp:posOffset>
                </wp:positionH>
                <wp:positionV relativeFrom="paragraph">
                  <wp:posOffset>1310640</wp:posOffset>
                </wp:positionV>
                <wp:extent cx="0" cy="341746"/>
                <wp:effectExtent l="76200" t="0" r="76200" b="58420"/>
                <wp:wrapNone/>
                <wp:docPr id="959222517" name="Straight Arrow Connector 90"/>
                <wp:cNvGraphicFramePr/>
                <a:graphic xmlns:a="http://schemas.openxmlformats.org/drawingml/2006/main">
                  <a:graphicData uri="http://schemas.microsoft.com/office/word/2010/wordprocessingShape">
                    <wps:wsp>
                      <wps:cNvCnPr/>
                      <wps:spPr>
                        <a:xfrm>
                          <a:off x="0" y="0"/>
                          <a:ext cx="0" cy="3417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B09648" id="Straight Arrow Connector 90" o:spid="_x0000_s1026" type="#_x0000_t32" style="position:absolute;margin-left:395pt;margin-top:103.2pt;width:0;height:26.9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" strokecolor="#4472c4 [3204]" strokeweight=".5pt">
                <v:stroke endarrow="block" joinstyle="miter"/>
              </v:shape>
            </w:pict>
          </mc:Fallback>
        </mc:AlternateContent>
      </w:r>
      <w:r w:rsidRPr="00A53C22">
        <w:rPr>
          <w:rFonts w:ascii="Times New Roman" w:hAnsi="Times New Roman" w:cs="Times New Roman"/>
          <w:noProof/>
        </w:rPr>
        <mc:AlternateContent>
          <mc:Choice Requires="wps">
            <w:drawing>
              <wp:anchor distT="0" distB="0" distL="114300" distR="114300" simplePos="0" relativeHeight="251879424" behindDoc="0" locked="0" layoutInCell="1" allowOverlap="1" wp14:anchorId="30A56234" wp14:editId="53B53E21">
                <wp:simplePos x="0" y="0"/>
                <wp:positionH relativeFrom="column">
                  <wp:posOffset>4502150</wp:posOffset>
                </wp:positionH>
                <wp:positionV relativeFrom="paragraph">
                  <wp:posOffset>876300</wp:posOffset>
                </wp:positionV>
                <wp:extent cx="1047750" cy="469900"/>
                <wp:effectExtent l="0" t="0" r="19050" b="25400"/>
                <wp:wrapNone/>
                <wp:docPr id="560237252" name="Rectangle: Rounded Corners 79"/>
                <wp:cNvGraphicFramePr/>
                <a:graphic xmlns:a="http://schemas.openxmlformats.org/drawingml/2006/main">
                  <a:graphicData uri="http://schemas.microsoft.com/office/word/2010/wordprocessingShape">
                    <wps:wsp>
                      <wps:cNvSpPr/>
                      <wps:spPr>
                        <a:xfrm>
                          <a:off x="0" y="0"/>
                          <a:ext cx="1047750" cy="46990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9B2658F"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Logout</w:t>
                            </w:r>
                          </w:p>
                          <w:p w14:paraId="7BEF0EBD" w14:textId="77777777" w:rsidR="00EC78BE" w:rsidRDefault="00EC78BE" w:rsidP="00EC78B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56234" id="Rectangle: Rounded Corners 79" o:spid="_x0000_s1035" style="position:absolute;left:0;text-align:left;margin-left:354.5pt;margin-top:69pt;width:82.5pt;height:37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" fillcolor="#ffc000 [3207]" strokecolor="#261c00 [487]" strokeweight="1pt">
                <v:stroke joinstyle="miter"/>
                <v:textbox>
                  <w:txbxContent>
                    <w:p w14:paraId="69B2658F"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Logout</w:t>
                      </w:r>
                    </w:p>
                    <w:p w14:paraId="7BEF0EBD" w14:textId="77777777" w:rsidR="00EC78BE" w:rsidRDefault="00EC78BE" w:rsidP="00EC78BE"/>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887616" behindDoc="0" locked="0" layoutInCell="1" allowOverlap="1" wp14:anchorId="6B1D5EA3" wp14:editId="60C48D92">
                <wp:simplePos x="0" y="0"/>
                <wp:positionH relativeFrom="column">
                  <wp:posOffset>4831080</wp:posOffset>
                </wp:positionH>
                <wp:positionV relativeFrom="paragraph">
                  <wp:posOffset>385445</wp:posOffset>
                </wp:positionV>
                <wp:extent cx="0" cy="476250"/>
                <wp:effectExtent l="76200" t="0" r="57150" b="57150"/>
                <wp:wrapNone/>
                <wp:docPr id="1429067849" name="Straight Arrow Connector 89"/>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F8EE0B" id="Straight Arrow Connector 89" o:spid="_x0000_s1026" type="#_x0000_t32" style="position:absolute;margin-left:380.4pt;margin-top:30.35pt;width:0;height:37.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" strokecolor="#4472c4 [3204]" strokeweight=".5pt">
                <v:stroke endarrow="block" joinstyle="miter"/>
              </v:shape>
            </w:pict>
          </mc:Fallback>
        </mc:AlternateContent>
      </w:r>
      <w:r w:rsidRPr="00A53C22">
        <w:rPr>
          <w:rFonts w:ascii="Times New Roman" w:hAnsi="Times New Roman" w:cs="Times New Roman"/>
          <w:noProof/>
        </w:rPr>
        <mc:AlternateContent>
          <mc:Choice Requires="wps">
            <w:drawing>
              <wp:anchor distT="0" distB="0" distL="114300" distR="114300" simplePos="0" relativeHeight="251878400" behindDoc="0" locked="0" layoutInCell="1" allowOverlap="1" wp14:anchorId="6F780BB4" wp14:editId="6B65E748">
                <wp:simplePos x="0" y="0"/>
                <wp:positionH relativeFrom="column">
                  <wp:posOffset>3213100</wp:posOffset>
                </wp:positionH>
                <wp:positionV relativeFrom="paragraph">
                  <wp:posOffset>949960</wp:posOffset>
                </wp:positionV>
                <wp:extent cx="1085850" cy="393700"/>
                <wp:effectExtent l="0" t="0" r="19050" b="25400"/>
                <wp:wrapNone/>
                <wp:docPr id="1932780623" name="Rectangle: Rounded Corners 78"/>
                <wp:cNvGraphicFramePr/>
                <a:graphic xmlns:a="http://schemas.openxmlformats.org/drawingml/2006/main">
                  <a:graphicData uri="http://schemas.microsoft.com/office/word/2010/wordprocessingShape">
                    <wps:wsp>
                      <wps:cNvSpPr/>
                      <wps:spPr>
                        <a:xfrm>
                          <a:off x="0" y="0"/>
                          <a:ext cx="1085850" cy="39370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9703783"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Update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80BB4" id="Rectangle: Rounded Corners 78" o:spid="_x0000_s1036" style="position:absolute;left:0;text-align:left;margin-left:253pt;margin-top:74.8pt;width:85.5pt;height:31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" fillcolor="#ffc000 [3207]" strokecolor="#261c00 [487]" strokeweight="1pt">
                <v:stroke joinstyle="miter"/>
                <v:textbox>
                  <w:txbxContent>
                    <w:p w14:paraId="59703783"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Update Task</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886592" behindDoc="0" locked="0" layoutInCell="1" allowOverlap="1" wp14:anchorId="3F66AEC4" wp14:editId="614B678C">
                <wp:simplePos x="0" y="0"/>
                <wp:positionH relativeFrom="column">
                  <wp:posOffset>3521710</wp:posOffset>
                </wp:positionH>
                <wp:positionV relativeFrom="paragraph">
                  <wp:posOffset>385445</wp:posOffset>
                </wp:positionV>
                <wp:extent cx="0" cy="556313"/>
                <wp:effectExtent l="76200" t="0" r="57150" b="53340"/>
                <wp:wrapNone/>
                <wp:docPr id="947693807" name="Straight Arrow Connector 88"/>
                <wp:cNvGraphicFramePr/>
                <a:graphic xmlns:a="http://schemas.openxmlformats.org/drawingml/2006/main">
                  <a:graphicData uri="http://schemas.microsoft.com/office/word/2010/wordprocessingShape">
                    <wps:wsp>
                      <wps:cNvCnPr/>
                      <wps:spPr>
                        <a:xfrm>
                          <a:off x="0" y="0"/>
                          <a:ext cx="0" cy="5563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87409B" id="Straight Arrow Connector 88" o:spid="_x0000_s1026" type="#_x0000_t32" style="position:absolute;margin-left:277.3pt;margin-top:30.35pt;width:0;height:43.8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" strokecolor="#4472c4 [3204]" strokeweight=".5pt">
                <v:stroke endarrow="block" joinstyle="miter"/>
              </v:shape>
            </w:pict>
          </mc:Fallback>
        </mc:AlternateContent>
      </w:r>
      <w:r w:rsidRPr="00A53C22">
        <w:rPr>
          <w:rFonts w:ascii="Times New Roman" w:hAnsi="Times New Roman" w:cs="Times New Roman"/>
          <w:noProof/>
        </w:rPr>
        <mc:AlternateContent>
          <mc:Choice Requires="wps">
            <w:drawing>
              <wp:anchor distT="0" distB="0" distL="114300" distR="114300" simplePos="0" relativeHeight="251877376" behindDoc="0" locked="0" layoutInCell="1" allowOverlap="1" wp14:anchorId="24D0579A" wp14:editId="67BD7E71">
                <wp:simplePos x="0" y="0"/>
                <wp:positionH relativeFrom="column">
                  <wp:posOffset>2032000</wp:posOffset>
                </wp:positionH>
                <wp:positionV relativeFrom="paragraph">
                  <wp:posOffset>904240</wp:posOffset>
                </wp:positionV>
                <wp:extent cx="933450" cy="407670"/>
                <wp:effectExtent l="0" t="0" r="19050" b="11430"/>
                <wp:wrapNone/>
                <wp:docPr id="1641723121" name="Rectangle: Rounded Corners 77"/>
                <wp:cNvGraphicFramePr/>
                <a:graphic xmlns:a="http://schemas.openxmlformats.org/drawingml/2006/main">
                  <a:graphicData uri="http://schemas.microsoft.com/office/word/2010/wordprocessingShape">
                    <wps:wsp>
                      <wps:cNvSpPr/>
                      <wps:spPr>
                        <a:xfrm>
                          <a:off x="0" y="0"/>
                          <a:ext cx="933450" cy="40767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7239A9E"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Delete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0579A" id="Rectangle: Rounded Corners 77" o:spid="_x0000_s1037" style="position:absolute;left:0;text-align:left;margin-left:160pt;margin-top:71.2pt;width:73.5pt;height:32.1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" fillcolor="#ffc000 [3207]" strokecolor="#261c00 [487]" strokeweight="1pt">
                <v:stroke joinstyle="miter"/>
                <v:textbox>
                  <w:txbxContent>
                    <w:p w14:paraId="67239A9E"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Delete Task</w:t>
                      </w:r>
                    </w:p>
                  </w:txbxContent>
                </v:textbox>
              </v:roundrect>
            </w:pict>
          </mc:Fallback>
        </mc:AlternateContent>
      </w:r>
      <w:r w:rsidRPr="00A53C22">
        <w:rPr>
          <w:rFonts w:ascii="Times New Roman" w:hAnsi="Times New Roman" w:cs="Times New Roman"/>
          <w:noProof/>
        </w:rPr>
        <mc:AlternateContent>
          <mc:Choice Requires="wps">
            <w:drawing>
              <wp:anchor distT="0" distB="0" distL="114300" distR="114300" simplePos="0" relativeHeight="251876352" behindDoc="0" locked="0" layoutInCell="1" allowOverlap="1" wp14:anchorId="6BA8AA89" wp14:editId="40A342C7">
                <wp:simplePos x="0" y="0"/>
                <wp:positionH relativeFrom="column">
                  <wp:posOffset>635000</wp:posOffset>
                </wp:positionH>
                <wp:positionV relativeFrom="paragraph">
                  <wp:posOffset>906780</wp:posOffset>
                </wp:positionV>
                <wp:extent cx="1174750" cy="406400"/>
                <wp:effectExtent l="0" t="0" r="25400" b="12700"/>
                <wp:wrapNone/>
                <wp:docPr id="260490287" name="Rectangle: Rounded Corners 78"/>
                <wp:cNvGraphicFramePr/>
                <a:graphic xmlns:a="http://schemas.openxmlformats.org/drawingml/2006/main">
                  <a:graphicData uri="http://schemas.microsoft.com/office/word/2010/wordprocessingShape">
                    <wps:wsp>
                      <wps:cNvSpPr/>
                      <wps:spPr>
                        <a:xfrm>
                          <a:off x="0" y="0"/>
                          <a:ext cx="1174750" cy="40640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EA0389A"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Add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8AA89" id="_x0000_s1038" style="position:absolute;left:0;text-align:left;margin-left:50pt;margin-top:71.4pt;width:92.5pt;height:3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" fillcolor="#ffc000 [3207]" strokecolor="#261c00 [487]" strokeweight="1pt">
                <v:stroke joinstyle="miter"/>
                <v:textbox>
                  <w:txbxContent>
                    <w:p w14:paraId="0EA0389A" w14:textId="77777777" w:rsidR="00EC78BE" w:rsidRPr="00A7247F" w:rsidRDefault="00EC78BE" w:rsidP="00EC78BE">
                      <w:pPr>
                        <w:jc w:val="center"/>
                        <w:rPr>
                          <w:rFonts w:ascii="Times New Roman" w:hAnsi="Times New Roman" w:cs="Times New Roman"/>
                          <w:lang w:val="en-US"/>
                        </w:rPr>
                      </w:pPr>
                      <w:r w:rsidRPr="00A7247F">
                        <w:rPr>
                          <w:rFonts w:ascii="Times New Roman" w:hAnsi="Times New Roman" w:cs="Times New Roman"/>
                          <w:lang w:val="en-US"/>
                        </w:rPr>
                        <w:t>Add Task</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885568" behindDoc="0" locked="0" layoutInCell="1" allowOverlap="1" wp14:anchorId="5245B39E" wp14:editId="5708A0BE">
                <wp:simplePos x="0" y="0"/>
                <wp:positionH relativeFrom="column">
                  <wp:posOffset>1044575</wp:posOffset>
                </wp:positionH>
                <wp:positionV relativeFrom="paragraph">
                  <wp:posOffset>379095</wp:posOffset>
                </wp:positionV>
                <wp:extent cx="0" cy="526349"/>
                <wp:effectExtent l="76200" t="0" r="57150" b="64770"/>
                <wp:wrapNone/>
                <wp:docPr id="1528777761" name="Straight Arrow Connector 87"/>
                <wp:cNvGraphicFramePr/>
                <a:graphic xmlns:a="http://schemas.openxmlformats.org/drawingml/2006/main">
                  <a:graphicData uri="http://schemas.microsoft.com/office/word/2010/wordprocessingShape">
                    <wps:wsp>
                      <wps:cNvCnPr/>
                      <wps:spPr>
                        <a:xfrm>
                          <a:off x="0" y="0"/>
                          <a:ext cx="0" cy="5263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142F93" id="Straight Arrow Connector 87" o:spid="_x0000_s1026" type="#_x0000_t32" style="position:absolute;margin-left:82.25pt;margin-top:29.85pt;width:0;height:41.4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010B8BE5" wp14:editId="33026EC3">
                <wp:simplePos x="0" y="0"/>
                <wp:positionH relativeFrom="column">
                  <wp:posOffset>-565150</wp:posOffset>
                </wp:positionH>
                <wp:positionV relativeFrom="paragraph">
                  <wp:posOffset>854710</wp:posOffset>
                </wp:positionV>
                <wp:extent cx="946150" cy="488950"/>
                <wp:effectExtent l="0" t="0" r="25400" b="25400"/>
                <wp:wrapNone/>
                <wp:docPr id="848887281" name="Rectangle: Rounded Corners 94"/>
                <wp:cNvGraphicFramePr/>
                <a:graphic xmlns:a="http://schemas.openxmlformats.org/drawingml/2006/main">
                  <a:graphicData uri="http://schemas.microsoft.com/office/word/2010/wordprocessingShape">
                    <wps:wsp>
                      <wps:cNvSpPr/>
                      <wps:spPr>
                        <a:xfrm>
                          <a:off x="0" y="0"/>
                          <a:ext cx="946150" cy="4889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E16E61" w14:textId="77777777" w:rsidR="00EC78BE" w:rsidRPr="0091485B" w:rsidRDefault="00EC78BE" w:rsidP="00EC78BE">
                            <w:pPr>
                              <w:jc w:val="center"/>
                              <w:rPr>
                                <w:lang w:val="en-US"/>
                              </w:rPr>
                            </w:pPr>
                            <w:r>
                              <w:rPr>
                                <w:lang w:val="en-US"/>
                              </w:rPr>
                              <w:t>View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0B8BE5" id="Rectangle: Rounded Corners 94" o:spid="_x0000_s1039" style="position:absolute;left:0;text-align:left;margin-left:-44.5pt;margin-top:67.3pt;width:74.5pt;height:38.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" fillcolor="#4472c4 [3204]" strokecolor="#09101d [484]" strokeweight="1pt">
                <v:stroke joinstyle="miter"/>
                <v:textbox>
                  <w:txbxContent>
                    <w:p w14:paraId="52E16E61" w14:textId="77777777" w:rsidR="00EC78BE" w:rsidRPr="0091485B" w:rsidRDefault="00EC78BE" w:rsidP="00EC78BE">
                      <w:pPr>
                        <w:jc w:val="center"/>
                        <w:rPr>
                          <w:lang w:val="en-US"/>
                        </w:rPr>
                      </w:pPr>
                      <w:r>
                        <w:rPr>
                          <w:lang w:val="en-US"/>
                        </w:rPr>
                        <w:t>View Task</w:t>
                      </w:r>
                    </w:p>
                  </w:txbxContent>
                </v:textbox>
              </v:roundrect>
            </w:pict>
          </mc:Fallback>
        </mc:AlternateContent>
      </w:r>
      <w:r w:rsidRPr="00A53C22">
        <w:rPr>
          <w:rFonts w:ascii="Times New Roman" w:hAnsi="Times New Roman" w:cs="Times New Roman"/>
          <w:noProof/>
        </w:rPr>
        <mc:AlternateContent>
          <mc:Choice Requires="wps">
            <w:drawing>
              <wp:anchor distT="0" distB="0" distL="114300" distR="114300" simplePos="0" relativeHeight="251881472" behindDoc="0" locked="0" layoutInCell="1" allowOverlap="1" wp14:anchorId="7F600CDF" wp14:editId="22DAD125">
                <wp:simplePos x="0" y="0"/>
                <wp:positionH relativeFrom="column">
                  <wp:posOffset>-12700</wp:posOffset>
                </wp:positionH>
                <wp:positionV relativeFrom="paragraph">
                  <wp:posOffset>381000</wp:posOffset>
                </wp:positionV>
                <wp:extent cx="5727700" cy="476250"/>
                <wp:effectExtent l="76200" t="0" r="25400" b="57150"/>
                <wp:wrapNone/>
                <wp:docPr id="406832966" name="Connector: Elbow 83"/>
                <wp:cNvGraphicFramePr/>
                <a:graphic xmlns:a="http://schemas.openxmlformats.org/drawingml/2006/main">
                  <a:graphicData uri="http://schemas.microsoft.com/office/word/2010/wordprocessingShape">
                    <wps:wsp>
                      <wps:cNvCnPr/>
                      <wps:spPr>
                        <a:xfrm flipH="1">
                          <a:off x="0" y="0"/>
                          <a:ext cx="5727700" cy="476250"/>
                        </a:xfrm>
                        <a:prstGeom prst="bentConnector3">
                          <a:avLst>
                            <a:gd name="adj1" fmla="val 9994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1F7DF0" id="Connector: Elbow 83" o:spid="_x0000_s1026" type="#_x0000_t34" style="position:absolute;margin-left:-1pt;margin-top:30pt;width:451pt;height:37.5pt;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" adj="21588" strokecolor="black [3200]" strokeweight=".5pt">
                <v:stroke endarrow="block"/>
              </v:shape>
            </w:pict>
          </mc:Fallback>
        </mc:AlternateContent>
      </w:r>
      <w:r w:rsidRPr="00A53C22">
        <w:rPr>
          <w:rFonts w:ascii="Times New Roman" w:hAnsi="Times New Roman" w:cs="Times New Roman"/>
        </w:rPr>
        <w:br w:type="page"/>
      </w:r>
      <w:r w:rsidR="00EE533F">
        <w:rPr>
          <w:rFonts w:ascii="Times New Roman" w:hAnsi="Times New Roman" w:cs="Times New Roman"/>
          <w:b/>
          <w:bCs/>
          <w:noProof/>
          <w:sz w:val="40"/>
          <w:szCs w:val="40"/>
        </w:rPr>
        <w:lastRenderedPageBreak/>
        <mc:AlternateContent>
          <mc:Choice Requires="wps">
            <w:drawing>
              <wp:anchor distT="0" distB="0" distL="114300" distR="114300" simplePos="0" relativeHeight="251921408" behindDoc="0" locked="0" layoutInCell="1" allowOverlap="1" wp14:anchorId="523846CF" wp14:editId="540155E1">
                <wp:simplePos x="0" y="0"/>
                <wp:positionH relativeFrom="column">
                  <wp:posOffset>887233</wp:posOffset>
                </wp:positionH>
                <wp:positionV relativeFrom="paragraph">
                  <wp:posOffset>8428162</wp:posOffset>
                </wp:positionV>
                <wp:extent cx="3056614" cy="221"/>
                <wp:effectExtent l="0" t="0" r="0" b="0"/>
                <wp:wrapNone/>
                <wp:docPr id="592377163" name="Straight Connector 97"/>
                <wp:cNvGraphicFramePr/>
                <a:graphic xmlns:a="http://schemas.openxmlformats.org/drawingml/2006/main">
                  <a:graphicData uri="http://schemas.microsoft.com/office/word/2010/wordprocessingShape">
                    <wps:wsp>
                      <wps:cNvCnPr/>
                      <wps:spPr>
                        <a:xfrm flipV="1">
                          <a:off x="0" y="0"/>
                          <a:ext cx="3056614" cy="2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59DE6" id="Straight Connector 97" o:spid="_x0000_s1026" style="position:absolute;flip:y;z-index:251921408;visibility:visible;mso-wrap-style:square;mso-wrap-distance-left:9pt;mso-wrap-distance-top:0;mso-wrap-distance-right:9pt;mso-wrap-distance-bottom:0;mso-position-horizontal:absolute;mso-position-horizontal-relative:text;mso-position-vertical:absolute;mso-position-vertical-relative:text" from="69.85pt,663.65pt" to="310.55pt,6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" strokecolor="#4472c4 [3204]" strokeweight=".5pt">
                <v:stroke joinstyle="miter"/>
              </v:line>
            </w:pict>
          </mc:Fallback>
        </mc:AlternateContent>
      </w:r>
      <w:r w:rsidR="00EE533F">
        <w:rPr>
          <w:rFonts w:ascii="Times New Roman" w:hAnsi="Times New Roman" w:cs="Times New Roman"/>
          <w:b/>
          <w:bCs/>
          <w:noProof/>
          <w:sz w:val="40"/>
          <w:szCs w:val="40"/>
        </w:rPr>
        <mc:AlternateContent>
          <mc:Choice Requires="wps">
            <w:drawing>
              <wp:anchor distT="0" distB="0" distL="114300" distR="114300" simplePos="0" relativeHeight="251920384" behindDoc="0" locked="0" layoutInCell="1" allowOverlap="1" wp14:anchorId="52487B0B" wp14:editId="41A53AD3">
                <wp:simplePos x="0" y="0"/>
                <wp:positionH relativeFrom="column">
                  <wp:posOffset>887233</wp:posOffset>
                </wp:positionH>
                <wp:positionV relativeFrom="paragraph">
                  <wp:posOffset>7569531</wp:posOffset>
                </wp:positionV>
                <wp:extent cx="0" cy="858852"/>
                <wp:effectExtent l="0" t="0" r="38100" b="36830"/>
                <wp:wrapNone/>
                <wp:docPr id="635840423" name="Straight Connector 96"/>
                <wp:cNvGraphicFramePr/>
                <a:graphic xmlns:a="http://schemas.openxmlformats.org/drawingml/2006/main">
                  <a:graphicData uri="http://schemas.microsoft.com/office/word/2010/wordprocessingShape">
                    <wps:wsp>
                      <wps:cNvCnPr/>
                      <wps:spPr>
                        <a:xfrm>
                          <a:off x="0" y="0"/>
                          <a:ext cx="0" cy="8588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068FF" id="Straight Connector 96" o:spid="_x0000_s1026" style="position:absolute;z-index:251920384;visibility:visible;mso-wrap-style:square;mso-wrap-distance-left:9pt;mso-wrap-distance-top:0;mso-wrap-distance-right:9pt;mso-wrap-distance-bottom:0;mso-position-horizontal:absolute;mso-position-horizontal-relative:text;mso-position-vertical:absolute;mso-position-vertical-relative:text" from="69.85pt,596.05pt" to="69.85pt,6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" strokecolor="#4472c4 [3204]" strokeweight=".5pt">
                <v:stroke joinstyle="miter"/>
              </v:lin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12192" behindDoc="0" locked="0" layoutInCell="1" allowOverlap="1" wp14:anchorId="7ACE84B8" wp14:editId="5FC67F67">
                <wp:simplePos x="0" y="0"/>
                <wp:positionH relativeFrom="column">
                  <wp:posOffset>4023608</wp:posOffset>
                </wp:positionH>
                <wp:positionV relativeFrom="paragraph">
                  <wp:posOffset>6774511</wp:posOffset>
                </wp:positionV>
                <wp:extent cx="2162175" cy="1733384"/>
                <wp:effectExtent l="0" t="0" r="28575" b="19685"/>
                <wp:wrapNone/>
                <wp:docPr id="374704685" name="Text Box 88"/>
                <wp:cNvGraphicFramePr/>
                <a:graphic xmlns:a="http://schemas.openxmlformats.org/drawingml/2006/main">
                  <a:graphicData uri="http://schemas.microsoft.com/office/word/2010/wordprocessingShape">
                    <wps:wsp>
                      <wps:cNvSpPr txBox="1"/>
                      <wps:spPr>
                        <a:xfrm>
                          <a:off x="0" y="0"/>
                          <a:ext cx="2162175" cy="1733384"/>
                        </a:xfrm>
                        <a:prstGeom prst="rect">
                          <a:avLst/>
                        </a:prstGeom>
                        <a:solidFill>
                          <a:schemeClr val="lt1"/>
                        </a:solidFill>
                        <a:ln w="6350">
                          <a:solidFill>
                            <a:prstClr val="black"/>
                          </a:solidFill>
                        </a:ln>
                      </wps:spPr>
                      <wps:txbx>
                        <w:txbxContent>
                          <w:p w14:paraId="5E29927B" w14:textId="77777777" w:rsidR="00EE533F" w:rsidRDefault="00EE533F" w:rsidP="00EE533F">
                            <w:pPr>
                              <w:jc w:val="center"/>
                              <w:rPr>
                                <w:rFonts w:ascii="Times New Roman" w:hAnsi="Times New Roman" w:cs="Times New Roman"/>
                                <w:b/>
                                <w:bCs/>
                                <w:sz w:val="24"/>
                                <w:szCs w:val="24"/>
                                <w:lang w:val="en-US"/>
                              </w:rPr>
                            </w:pPr>
                            <w:r w:rsidRPr="009466BB">
                              <w:rPr>
                                <w:rFonts w:ascii="Times New Roman" w:hAnsi="Times New Roman" w:cs="Times New Roman"/>
                                <w:b/>
                                <w:bCs/>
                                <w:sz w:val="24"/>
                                <w:szCs w:val="24"/>
                                <w:lang w:val="en-US"/>
                              </w:rPr>
                              <w:t>DAILY PLANNER</w:t>
                            </w:r>
                          </w:p>
                          <w:p w14:paraId="7BE56BFF"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-PLANNER DATE</w:t>
                            </w:r>
                          </w:p>
                          <w:p w14:paraId="2B6D0462"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-TASK LIST</w:t>
                            </w:r>
                          </w:p>
                          <w:p w14:paraId="104DE910"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+VIEW TASK ()</w:t>
                            </w:r>
                          </w:p>
                          <w:p w14:paraId="17F2CCE7"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+ADD TASK ()</w:t>
                            </w:r>
                          </w:p>
                          <w:p w14:paraId="58AB7556"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+REMOVE TASK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CE84B8" id="_x0000_t202" coordsize="21600,21600" o:spt="202" path="m,l,21600r21600,l21600,xe">
                <v:stroke joinstyle="miter"/>
                <v:path gradientshapeok="t" o:connecttype="rect"/>
              </v:shapetype>
              <v:shape id="Text Box 88" o:spid="_x0000_s1040" type="#_x0000_t202" style="position:absolute;left:0;text-align:left;margin-left:316.8pt;margin-top:533.45pt;width:170.25pt;height:136.5pt;z-index:25191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" fillcolor="white [3201]" strokeweight=".5pt">
                <v:textbox>
                  <w:txbxContent>
                    <w:p w14:paraId="5E29927B" w14:textId="77777777" w:rsidR="00EE533F" w:rsidRDefault="00EE533F" w:rsidP="00EE533F">
                      <w:pPr>
                        <w:jc w:val="center"/>
                        <w:rPr>
                          <w:rFonts w:ascii="Times New Roman" w:hAnsi="Times New Roman" w:cs="Times New Roman"/>
                          <w:b/>
                          <w:bCs/>
                          <w:sz w:val="24"/>
                          <w:szCs w:val="24"/>
                          <w:lang w:val="en-US"/>
                        </w:rPr>
                      </w:pPr>
                      <w:r w:rsidRPr="009466BB">
                        <w:rPr>
                          <w:rFonts w:ascii="Times New Roman" w:hAnsi="Times New Roman" w:cs="Times New Roman"/>
                          <w:b/>
                          <w:bCs/>
                          <w:sz w:val="24"/>
                          <w:szCs w:val="24"/>
                          <w:lang w:val="en-US"/>
                        </w:rPr>
                        <w:t>DAILY PLANNER</w:t>
                      </w:r>
                    </w:p>
                    <w:p w14:paraId="7BE56BFF"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-PLANNER DATE</w:t>
                      </w:r>
                    </w:p>
                    <w:p w14:paraId="2B6D0462"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-TASK LIST</w:t>
                      </w:r>
                    </w:p>
                    <w:p w14:paraId="104DE910"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+VIEW TASK ()</w:t>
                      </w:r>
                    </w:p>
                    <w:p w14:paraId="17F2CCE7"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+ADD TASK ()</w:t>
                      </w:r>
                    </w:p>
                    <w:p w14:paraId="58AB7556" w14:textId="77777777" w:rsidR="00EE533F" w:rsidRPr="009466BB" w:rsidRDefault="00EE533F" w:rsidP="00EE533F">
                      <w:pPr>
                        <w:rPr>
                          <w:rFonts w:ascii="Times New Roman" w:hAnsi="Times New Roman" w:cs="Times New Roman"/>
                          <w:sz w:val="24"/>
                          <w:szCs w:val="24"/>
                          <w:lang w:val="en-US"/>
                        </w:rPr>
                      </w:pPr>
                      <w:r w:rsidRPr="009466BB">
                        <w:rPr>
                          <w:rFonts w:ascii="Times New Roman" w:hAnsi="Times New Roman" w:cs="Times New Roman"/>
                          <w:sz w:val="24"/>
                          <w:szCs w:val="24"/>
                          <w:lang w:val="en-US"/>
                        </w:rPr>
                        <w:t>+REMOVE TASK ()</w:t>
                      </w:r>
                    </w:p>
                  </w:txbxContent>
                </v:textbox>
              </v:shape>
            </w:pict>
          </mc:Fallback>
        </mc:AlternateContent>
      </w:r>
      <w:r w:rsidR="00EE533F">
        <w:rPr>
          <w:rFonts w:ascii="Times New Roman" w:hAnsi="Times New Roman" w:cs="Times New Roman"/>
          <w:b/>
          <w:bCs/>
          <w:noProof/>
          <w:sz w:val="40"/>
          <w:szCs w:val="40"/>
        </w:rPr>
        <mc:AlternateContent>
          <mc:Choice Requires="wps">
            <w:drawing>
              <wp:anchor distT="0" distB="0" distL="114300" distR="114300" simplePos="0" relativeHeight="251919360" behindDoc="0" locked="0" layoutInCell="1" allowOverlap="1" wp14:anchorId="5D12764C" wp14:editId="28512052">
                <wp:simplePos x="0" y="0"/>
                <wp:positionH relativeFrom="column">
                  <wp:posOffset>4023607</wp:posOffset>
                </wp:positionH>
                <wp:positionV relativeFrom="paragraph">
                  <wp:posOffset>7673009</wp:posOffset>
                </wp:positionV>
                <wp:extent cx="2161927" cy="0"/>
                <wp:effectExtent l="0" t="0" r="0" b="0"/>
                <wp:wrapNone/>
                <wp:docPr id="1827671540" name="Straight Connector 95"/>
                <wp:cNvGraphicFramePr/>
                <a:graphic xmlns:a="http://schemas.openxmlformats.org/drawingml/2006/main">
                  <a:graphicData uri="http://schemas.microsoft.com/office/word/2010/wordprocessingShape">
                    <wps:wsp>
                      <wps:cNvCnPr/>
                      <wps:spPr>
                        <a:xfrm>
                          <a:off x="0" y="0"/>
                          <a:ext cx="21619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A672F" id="Straight Connector 95" o:spid="_x0000_s1026" style="position:absolute;z-index:251919360;visibility:visible;mso-wrap-style:square;mso-wrap-distance-left:9pt;mso-wrap-distance-top:0;mso-wrap-distance-right:9pt;mso-wrap-distance-bottom:0;mso-position-horizontal:absolute;mso-position-horizontal-relative:text;mso-position-vertical:absolute;mso-position-vertical-relative:text" from="316.8pt,604.15pt" to="487.05pt,6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TrmwEAAJQ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" strokecolor="#4472c4 [3204]" strokeweight=".5pt">
                <v:stroke joinstyle="miter"/>
              </v:line>
            </w:pict>
          </mc:Fallback>
        </mc:AlternateContent>
      </w:r>
      <w:r w:rsidR="00EE533F">
        <w:rPr>
          <w:rFonts w:ascii="Times New Roman" w:hAnsi="Times New Roman" w:cs="Times New Roman"/>
          <w:b/>
          <w:bCs/>
          <w:noProof/>
          <w:sz w:val="40"/>
          <w:szCs w:val="40"/>
        </w:rPr>
        <mc:AlternateContent>
          <mc:Choice Requires="wps">
            <w:drawing>
              <wp:anchor distT="0" distB="0" distL="114300" distR="114300" simplePos="0" relativeHeight="251918336" behindDoc="0" locked="0" layoutInCell="1" allowOverlap="1" wp14:anchorId="4B51B40B" wp14:editId="1874E410">
                <wp:simplePos x="0" y="0"/>
                <wp:positionH relativeFrom="column">
                  <wp:posOffset>4023607</wp:posOffset>
                </wp:positionH>
                <wp:positionV relativeFrom="paragraph">
                  <wp:posOffset>7036904</wp:posOffset>
                </wp:positionV>
                <wp:extent cx="2161927" cy="0"/>
                <wp:effectExtent l="0" t="0" r="0" b="0"/>
                <wp:wrapNone/>
                <wp:docPr id="757214253" name="Straight Connector 94"/>
                <wp:cNvGraphicFramePr/>
                <a:graphic xmlns:a="http://schemas.openxmlformats.org/drawingml/2006/main">
                  <a:graphicData uri="http://schemas.microsoft.com/office/word/2010/wordprocessingShape">
                    <wps:wsp>
                      <wps:cNvCnPr/>
                      <wps:spPr>
                        <a:xfrm>
                          <a:off x="0" y="0"/>
                          <a:ext cx="21619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788AB7" id="Straight Connector 94" o:spid="_x0000_s1026" style="position:absolute;z-index:251918336;visibility:visible;mso-wrap-style:square;mso-wrap-distance-left:9pt;mso-wrap-distance-top:0;mso-wrap-distance-right:9pt;mso-wrap-distance-bottom:0;mso-position-horizontal:absolute;mso-position-horizontal-relative:text;mso-position-vertical:absolute;mso-position-vertical-relative:text" from="316.8pt,554.1pt" to="487.05pt,5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" strokecolor="#4472c4 [3204]" strokeweight=".5pt">
                <v:stroke joinstyle="miter"/>
              </v:line>
            </w:pict>
          </mc:Fallback>
        </mc:AlternateContent>
      </w:r>
      <w:r w:rsidR="00EE533F">
        <w:rPr>
          <w:rFonts w:ascii="Times New Roman" w:hAnsi="Times New Roman" w:cs="Times New Roman"/>
          <w:b/>
          <w:bCs/>
          <w:noProof/>
          <w:sz w:val="40"/>
          <w:szCs w:val="40"/>
        </w:rPr>
        <mc:AlternateContent>
          <mc:Choice Requires="wps">
            <w:drawing>
              <wp:anchor distT="0" distB="0" distL="114300" distR="114300" simplePos="0" relativeHeight="251917312" behindDoc="0" locked="0" layoutInCell="1" allowOverlap="1" wp14:anchorId="575DFA06" wp14:editId="4B4DAB92">
                <wp:simplePos x="0" y="0"/>
                <wp:positionH relativeFrom="column">
                  <wp:posOffset>4023608</wp:posOffset>
                </wp:positionH>
                <wp:positionV relativeFrom="paragraph">
                  <wp:posOffset>4937760</wp:posOffset>
                </wp:positionV>
                <wp:extent cx="2019052" cy="0"/>
                <wp:effectExtent l="0" t="0" r="0" b="0"/>
                <wp:wrapNone/>
                <wp:docPr id="1577383019" name="Straight Connector 93"/>
                <wp:cNvGraphicFramePr/>
                <a:graphic xmlns:a="http://schemas.openxmlformats.org/drawingml/2006/main">
                  <a:graphicData uri="http://schemas.microsoft.com/office/word/2010/wordprocessingShape">
                    <wps:wsp>
                      <wps:cNvCnPr/>
                      <wps:spPr>
                        <a:xfrm>
                          <a:off x="0" y="0"/>
                          <a:ext cx="20190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BFBCD" id="Straight Connector 93" o:spid="_x0000_s1026" style="position:absolute;z-index:251917312;visibility:visible;mso-wrap-style:square;mso-wrap-distance-left:9pt;mso-wrap-distance-top:0;mso-wrap-distance-right:9pt;mso-wrap-distance-bottom:0;mso-position-horizontal:absolute;mso-position-horizontal-relative:text;mso-position-vertical:absolute;mso-position-vertical-relative:text" from="316.8pt,388.8pt" to="475.8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" strokecolor="#4472c4 [3204]" strokeweight=".5pt">
                <v:stroke joinstyle="miter"/>
              </v:line>
            </w:pict>
          </mc:Fallback>
        </mc:AlternateContent>
      </w:r>
      <w:r w:rsidR="00EE533F">
        <w:rPr>
          <w:rFonts w:ascii="Times New Roman" w:hAnsi="Times New Roman" w:cs="Times New Roman"/>
          <w:b/>
          <w:bCs/>
          <w:noProof/>
          <w:sz w:val="40"/>
          <w:szCs w:val="40"/>
        </w:rPr>
        <mc:AlternateContent>
          <mc:Choice Requires="wps">
            <w:drawing>
              <wp:anchor distT="0" distB="0" distL="114300" distR="114300" simplePos="0" relativeHeight="251916288" behindDoc="0" locked="0" layoutInCell="1" allowOverlap="1" wp14:anchorId="7DBBCF62" wp14:editId="290FF084">
                <wp:simplePos x="0" y="0"/>
                <wp:positionH relativeFrom="column">
                  <wp:posOffset>4023360</wp:posOffset>
                </wp:positionH>
                <wp:positionV relativeFrom="paragraph">
                  <wp:posOffset>3983603</wp:posOffset>
                </wp:positionV>
                <wp:extent cx="2019300" cy="0"/>
                <wp:effectExtent l="0" t="0" r="0" b="0"/>
                <wp:wrapNone/>
                <wp:docPr id="469040018" name="Straight Connector 92"/>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A91CC1" id="Straight Connector 92" o:spid="_x0000_s1026" style="position:absolute;z-index:251916288;visibility:visible;mso-wrap-style:square;mso-wrap-distance-left:9pt;mso-wrap-distance-top:0;mso-wrap-distance-right:9pt;mso-wrap-distance-bottom:0;mso-position-horizontal:absolute;mso-position-horizontal-relative:text;mso-position-vertical:absolute;mso-position-vertical-relative:text" from="316.8pt,313.65pt" to="475.8pt,3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" strokecolor="#4472c4 [3204]" strokeweight=".5pt">
                <v:stroke joinstyle="miter"/>
              </v:lin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15264" behindDoc="0" locked="0" layoutInCell="1" allowOverlap="1" wp14:anchorId="638AD2FD" wp14:editId="5FCD2859">
                <wp:simplePos x="0" y="0"/>
                <wp:positionH relativeFrom="column">
                  <wp:posOffset>6392849</wp:posOffset>
                </wp:positionH>
                <wp:positionV relativeFrom="paragraph">
                  <wp:posOffset>8429321</wp:posOffset>
                </wp:positionV>
                <wp:extent cx="914400" cy="914400"/>
                <wp:effectExtent l="0" t="0" r="76200" b="57150"/>
                <wp:wrapNone/>
                <wp:docPr id="742445815" name="Straight Arrow Connector 91"/>
                <wp:cNvGraphicFramePr/>
                <a:graphic xmlns:a="http://schemas.openxmlformats.org/drawingml/2006/main">
                  <a:graphicData uri="http://schemas.microsoft.com/office/word/2010/wordprocessingShape">
                    <wps:wsp>
                      <wps:cNvCnPr/>
                      <wps:spPr>
                        <a:xfrm>
                          <a:off x="0" y="0"/>
                          <a:ext cx="91440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CD8EB" id="Straight Arrow Connector 91" o:spid="_x0000_s1026" type="#_x0000_t32" style="position:absolute;margin-left:503.35pt;margin-top:663.75pt;width:1in;height:1in;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" strokecolor="#4472c4 [3204]" strokeweight=".5pt">
                <v:stroke endarrow="block" joinstyle="miter"/>
              </v:shap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14240" behindDoc="0" locked="0" layoutInCell="1" allowOverlap="1" wp14:anchorId="5C91C282" wp14:editId="5EDFEFCF">
                <wp:simplePos x="0" y="0"/>
                <wp:positionH relativeFrom="column">
                  <wp:posOffset>2337380</wp:posOffset>
                </wp:positionH>
                <wp:positionV relativeFrom="paragraph">
                  <wp:posOffset>5296507</wp:posOffset>
                </wp:positionV>
                <wp:extent cx="1685980" cy="0"/>
                <wp:effectExtent l="0" t="76200" r="9525" b="95250"/>
                <wp:wrapNone/>
                <wp:docPr id="319152844" name="Straight Arrow Connector 90"/>
                <wp:cNvGraphicFramePr/>
                <a:graphic xmlns:a="http://schemas.openxmlformats.org/drawingml/2006/main">
                  <a:graphicData uri="http://schemas.microsoft.com/office/word/2010/wordprocessingShape">
                    <wps:wsp>
                      <wps:cNvCnPr/>
                      <wps:spPr>
                        <a:xfrm>
                          <a:off x="0" y="0"/>
                          <a:ext cx="16859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A92E4C" id="Straight Arrow Connector 90" o:spid="_x0000_s1026" type="#_x0000_t32" style="position:absolute;margin-left:184.05pt;margin-top:417.05pt;width:132.75pt;height:0;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" strokecolor="#4472c4 [3204]" strokeweight=".5pt">
                <v:stroke endarrow="block" joinstyle="miter"/>
              </v:shap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13216" behindDoc="0" locked="0" layoutInCell="1" allowOverlap="1" wp14:anchorId="4FFFB855" wp14:editId="204F7072">
                <wp:simplePos x="0" y="0"/>
                <wp:positionH relativeFrom="column">
                  <wp:posOffset>890546</wp:posOffset>
                </wp:positionH>
                <wp:positionV relativeFrom="paragraph">
                  <wp:posOffset>3300122</wp:posOffset>
                </wp:positionV>
                <wp:extent cx="0" cy="1392085"/>
                <wp:effectExtent l="76200" t="0" r="57150" b="55880"/>
                <wp:wrapNone/>
                <wp:docPr id="1502076224" name="Straight Arrow Connector 89"/>
                <wp:cNvGraphicFramePr/>
                <a:graphic xmlns:a="http://schemas.openxmlformats.org/drawingml/2006/main">
                  <a:graphicData uri="http://schemas.microsoft.com/office/word/2010/wordprocessingShape">
                    <wps:wsp>
                      <wps:cNvCnPr/>
                      <wps:spPr>
                        <a:xfrm>
                          <a:off x="0" y="0"/>
                          <a:ext cx="0" cy="139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4FB506" id="Straight Arrow Connector 89" o:spid="_x0000_s1026" type="#_x0000_t32" style="position:absolute;margin-left:70.1pt;margin-top:259.85pt;width:0;height:109.6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" strokecolor="#4472c4 [3204]" strokeweight=".5pt">
                <v:stroke endarrow="block" joinstyle="miter"/>
              </v:shap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11168" behindDoc="0" locked="0" layoutInCell="1" allowOverlap="1" wp14:anchorId="2299778B" wp14:editId="748BD6D3">
                <wp:simplePos x="0" y="0"/>
                <wp:positionH relativeFrom="column">
                  <wp:posOffset>4023360</wp:posOffset>
                </wp:positionH>
                <wp:positionV relativeFrom="paragraph">
                  <wp:posOffset>3579026</wp:posOffset>
                </wp:positionV>
                <wp:extent cx="2019631" cy="2242267"/>
                <wp:effectExtent l="0" t="0" r="19050" b="24765"/>
                <wp:wrapNone/>
                <wp:docPr id="2014919990" name="Text Box 87"/>
                <wp:cNvGraphicFramePr/>
                <a:graphic xmlns:a="http://schemas.openxmlformats.org/drawingml/2006/main">
                  <a:graphicData uri="http://schemas.microsoft.com/office/word/2010/wordprocessingShape">
                    <wps:wsp>
                      <wps:cNvSpPr txBox="1"/>
                      <wps:spPr>
                        <a:xfrm>
                          <a:off x="0" y="0"/>
                          <a:ext cx="2019631" cy="2242267"/>
                        </a:xfrm>
                        <a:prstGeom prst="rect">
                          <a:avLst/>
                        </a:prstGeom>
                        <a:solidFill>
                          <a:schemeClr val="lt1"/>
                        </a:solidFill>
                        <a:ln w="6350">
                          <a:solidFill>
                            <a:prstClr val="black"/>
                          </a:solidFill>
                        </a:ln>
                      </wps:spPr>
                      <wps:txbx>
                        <w:txbxContent>
                          <w:p w14:paraId="44B3DA96" w14:textId="77777777" w:rsidR="00EE533F" w:rsidRDefault="00EE533F" w:rsidP="00EE533F">
                            <w:pPr>
                              <w:jc w:val="center"/>
                              <w:rPr>
                                <w:rFonts w:ascii="Times New Roman" w:hAnsi="Times New Roman" w:cs="Times New Roman"/>
                                <w:b/>
                                <w:bCs/>
                                <w:sz w:val="24"/>
                                <w:szCs w:val="24"/>
                                <w:lang w:val="en-US"/>
                              </w:rPr>
                            </w:pPr>
                            <w:r w:rsidRPr="006B78C3">
                              <w:rPr>
                                <w:rFonts w:ascii="Times New Roman" w:hAnsi="Times New Roman" w:cs="Times New Roman"/>
                                <w:b/>
                                <w:bCs/>
                                <w:sz w:val="24"/>
                                <w:szCs w:val="24"/>
                                <w:lang w:val="en-US"/>
                              </w:rPr>
                              <w:t>REMINDER</w:t>
                            </w:r>
                          </w:p>
                          <w:p w14:paraId="42D57C11" w14:textId="77777777" w:rsidR="00EE533F" w:rsidRDefault="00EE533F" w:rsidP="00EE533F">
                            <w:pPr>
                              <w:jc w:val="center"/>
                              <w:rPr>
                                <w:rFonts w:ascii="Times New Roman" w:hAnsi="Times New Roman" w:cs="Times New Roman"/>
                                <w:b/>
                                <w:bCs/>
                                <w:sz w:val="24"/>
                                <w:szCs w:val="24"/>
                                <w:lang w:val="en-US"/>
                              </w:rPr>
                            </w:pPr>
                          </w:p>
                          <w:p w14:paraId="13056E45"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-REMINDER ID</w:t>
                            </w:r>
                          </w:p>
                          <w:p w14:paraId="52641B97"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-TIME</w:t>
                            </w:r>
                          </w:p>
                          <w:p w14:paraId="6583577B" w14:textId="77777777" w:rsidR="00EE533F" w:rsidRPr="006B78C3" w:rsidRDefault="00EE533F" w:rsidP="00EE533F">
                            <w:pPr>
                              <w:rPr>
                                <w:rFonts w:ascii="Times New Roman" w:hAnsi="Times New Roman" w:cs="Times New Roman"/>
                                <w:sz w:val="24"/>
                                <w:szCs w:val="24"/>
                                <w:lang w:val="en-US"/>
                              </w:rPr>
                            </w:pPr>
                          </w:p>
                          <w:p w14:paraId="7ABFEB89"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+SET REMINDER ()</w:t>
                            </w:r>
                          </w:p>
                          <w:p w14:paraId="2FBBEF84"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+SEND REMINDER ()</w:t>
                            </w:r>
                          </w:p>
                          <w:p w14:paraId="57E06176" w14:textId="77777777" w:rsidR="00EE533F" w:rsidRDefault="00EE533F" w:rsidP="00EE53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9778B" id="Text Box 87" o:spid="_x0000_s1041" type="#_x0000_t202" style="position:absolute;left:0;text-align:left;margin-left:316.8pt;margin-top:281.8pt;width:159.05pt;height:176.5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" fillcolor="white [3201]" strokeweight=".5pt">
                <v:textbox>
                  <w:txbxContent>
                    <w:p w14:paraId="44B3DA96" w14:textId="77777777" w:rsidR="00EE533F" w:rsidRDefault="00EE533F" w:rsidP="00EE533F">
                      <w:pPr>
                        <w:jc w:val="center"/>
                        <w:rPr>
                          <w:rFonts w:ascii="Times New Roman" w:hAnsi="Times New Roman" w:cs="Times New Roman"/>
                          <w:b/>
                          <w:bCs/>
                          <w:sz w:val="24"/>
                          <w:szCs w:val="24"/>
                          <w:lang w:val="en-US"/>
                        </w:rPr>
                      </w:pPr>
                      <w:r w:rsidRPr="006B78C3">
                        <w:rPr>
                          <w:rFonts w:ascii="Times New Roman" w:hAnsi="Times New Roman" w:cs="Times New Roman"/>
                          <w:b/>
                          <w:bCs/>
                          <w:sz w:val="24"/>
                          <w:szCs w:val="24"/>
                          <w:lang w:val="en-US"/>
                        </w:rPr>
                        <w:t>REMINDER</w:t>
                      </w:r>
                    </w:p>
                    <w:p w14:paraId="42D57C11" w14:textId="77777777" w:rsidR="00EE533F" w:rsidRDefault="00EE533F" w:rsidP="00EE533F">
                      <w:pPr>
                        <w:jc w:val="center"/>
                        <w:rPr>
                          <w:rFonts w:ascii="Times New Roman" w:hAnsi="Times New Roman" w:cs="Times New Roman"/>
                          <w:b/>
                          <w:bCs/>
                          <w:sz w:val="24"/>
                          <w:szCs w:val="24"/>
                          <w:lang w:val="en-US"/>
                        </w:rPr>
                      </w:pPr>
                    </w:p>
                    <w:p w14:paraId="13056E45"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-REMINDER ID</w:t>
                      </w:r>
                    </w:p>
                    <w:p w14:paraId="52641B97"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-TIME</w:t>
                      </w:r>
                    </w:p>
                    <w:p w14:paraId="6583577B" w14:textId="77777777" w:rsidR="00EE533F" w:rsidRPr="006B78C3" w:rsidRDefault="00EE533F" w:rsidP="00EE533F">
                      <w:pPr>
                        <w:rPr>
                          <w:rFonts w:ascii="Times New Roman" w:hAnsi="Times New Roman" w:cs="Times New Roman"/>
                          <w:sz w:val="24"/>
                          <w:szCs w:val="24"/>
                          <w:lang w:val="en-US"/>
                        </w:rPr>
                      </w:pPr>
                    </w:p>
                    <w:p w14:paraId="7ABFEB89"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+SET REMINDER ()</w:t>
                      </w:r>
                    </w:p>
                    <w:p w14:paraId="2FBBEF84" w14:textId="77777777" w:rsidR="00EE533F" w:rsidRPr="006B78C3" w:rsidRDefault="00EE533F" w:rsidP="00EE533F">
                      <w:pPr>
                        <w:rPr>
                          <w:rFonts w:ascii="Times New Roman" w:hAnsi="Times New Roman" w:cs="Times New Roman"/>
                          <w:sz w:val="24"/>
                          <w:szCs w:val="24"/>
                          <w:lang w:val="en-US"/>
                        </w:rPr>
                      </w:pPr>
                      <w:r w:rsidRPr="006B78C3">
                        <w:rPr>
                          <w:rFonts w:ascii="Times New Roman" w:hAnsi="Times New Roman" w:cs="Times New Roman"/>
                          <w:sz w:val="24"/>
                          <w:szCs w:val="24"/>
                          <w:lang w:val="en-US"/>
                        </w:rPr>
                        <w:t>+SEND REMINDER ()</w:t>
                      </w:r>
                    </w:p>
                    <w:p w14:paraId="57E06176" w14:textId="77777777" w:rsidR="00EE533F" w:rsidRDefault="00EE533F" w:rsidP="00EE533F"/>
                  </w:txbxContent>
                </v:textbox>
              </v:shap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10144" behindDoc="0" locked="0" layoutInCell="1" allowOverlap="1" wp14:anchorId="33BD59DC" wp14:editId="022D147C">
                <wp:simplePos x="0" y="0"/>
                <wp:positionH relativeFrom="column">
                  <wp:posOffset>-31805</wp:posOffset>
                </wp:positionH>
                <wp:positionV relativeFrom="paragraph">
                  <wp:posOffset>6457398</wp:posOffset>
                </wp:positionV>
                <wp:extent cx="2417196" cy="0"/>
                <wp:effectExtent l="0" t="0" r="0" b="0"/>
                <wp:wrapNone/>
                <wp:docPr id="1963280676" name="Straight Connector 85"/>
                <wp:cNvGraphicFramePr/>
                <a:graphic xmlns:a="http://schemas.openxmlformats.org/drawingml/2006/main">
                  <a:graphicData uri="http://schemas.microsoft.com/office/word/2010/wordprocessingShape">
                    <wps:wsp>
                      <wps:cNvCnPr/>
                      <wps:spPr>
                        <a:xfrm>
                          <a:off x="0" y="0"/>
                          <a:ext cx="241719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BFC21" id="Straight Connector 85" o:spid="_x0000_s1026" style="position:absolute;z-index:251910144;visibility:visible;mso-wrap-style:square;mso-wrap-distance-left:9pt;mso-wrap-distance-top:0;mso-wrap-distance-right:9pt;mso-wrap-distance-bottom:0;mso-position-horizontal:absolute;mso-position-horizontal-relative:text;mso-position-vertical:absolute;mso-position-vertical-relative:text" from="-2.5pt,508.45pt" to="187.85pt,5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" strokecolor="#4472c4 [3204]" strokeweight=".5pt">
                <v:stroke joinstyle="miter"/>
              </v:lin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09120" behindDoc="0" locked="0" layoutInCell="1" allowOverlap="1" wp14:anchorId="16777812" wp14:editId="004605AA">
                <wp:simplePos x="0" y="0"/>
                <wp:positionH relativeFrom="column">
                  <wp:posOffset>-31806</wp:posOffset>
                </wp:positionH>
                <wp:positionV relativeFrom="paragraph">
                  <wp:posOffset>5185189</wp:posOffset>
                </wp:positionV>
                <wp:extent cx="2369185" cy="0"/>
                <wp:effectExtent l="0" t="0" r="0" b="0"/>
                <wp:wrapNone/>
                <wp:docPr id="479377275" name="Straight Connector 84"/>
                <wp:cNvGraphicFramePr/>
                <a:graphic xmlns:a="http://schemas.openxmlformats.org/drawingml/2006/main">
                  <a:graphicData uri="http://schemas.microsoft.com/office/word/2010/wordprocessingShape">
                    <wps:wsp>
                      <wps:cNvCnPr/>
                      <wps:spPr>
                        <a:xfrm>
                          <a:off x="0" y="0"/>
                          <a:ext cx="23691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1FFA7A" id="Straight Connector 84" o:spid="_x0000_s1026" style="position:absolute;z-index:251909120;visibility:visible;mso-wrap-style:square;mso-wrap-distance-left:9pt;mso-wrap-distance-top:0;mso-wrap-distance-right:9pt;mso-wrap-distance-bottom:0;mso-position-horizontal:absolute;mso-position-horizontal-relative:text;mso-position-vertical:absolute;mso-position-vertical-relative:text" from="-2.5pt,408.3pt" to="184.05pt,4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" strokecolor="#4472c4 [3204]" strokeweight=".5pt">
                <v:stroke joinstyle="miter"/>
              </v:lin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08096" behindDoc="0" locked="0" layoutInCell="1" allowOverlap="1" wp14:anchorId="1953FAF0" wp14:editId="45CE9B29">
                <wp:simplePos x="0" y="0"/>
                <wp:positionH relativeFrom="column">
                  <wp:posOffset>-31805</wp:posOffset>
                </wp:positionH>
                <wp:positionV relativeFrom="paragraph">
                  <wp:posOffset>4763770</wp:posOffset>
                </wp:positionV>
                <wp:extent cx="2369488" cy="2806810"/>
                <wp:effectExtent l="0" t="0" r="12065" b="12700"/>
                <wp:wrapNone/>
                <wp:docPr id="2013584627" name="Text Box 83"/>
                <wp:cNvGraphicFramePr/>
                <a:graphic xmlns:a="http://schemas.openxmlformats.org/drawingml/2006/main">
                  <a:graphicData uri="http://schemas.microsoft.com/office/word/2010/wordprocessingShape">
                    <wps:wsp>
                      <wps:cNvSpPr txBox="1"/>
                      <wps:spPr>
                        <a:xfrm>
                          <a:off x="0" y="0"/>
                          <a:ext cx="2369488" cy="2806810"/>
                        </a:xfrm>
                        <a:prstGeom prst="rect">
                          <a:avLst/>
                        </a:prstGeom>
                        <a:solidFill>
                          <a:schemeClr val="lt1"/>
                        </a:solidFill>
                        <a:ln w="6350">
                          <a:solidFill>
                            <a:prstClr val="black"/>
                          </a:solidFill>
                        </a:ln>
                      </wps:spPr>
                      <wps:txbx>
                        <w:txbxContent>
                          <w:p w14:paraId="02C86779" w14:textId="77777777" w:rsidR="00EE533F" w:rsidRDefault="00EE533F" w:rsidP="00EE533F">
                            <w:pPr>
                              <w:jc w:val="center"/>
                              <w:rPr>
                                <w:rFonts w:ascii="Times New Roman" w:hAnsi="Times New Roman" w:cs="Times New Roman"/>
                                <w:b/>
                                <w:bCs/>
                                <w:sz w:val="24"/>
                                <w:szCs w:val="24"/>
                                <w:lang w:val="en-US"/>
                              </w:rPr>
                            </w:pPr>
                            <w:r w:rsidRPr="00F870B7">
                              <w:rPr>
                                <w:rFonts w:ascii="Times New Roman" w:hAnsi="Times New Roman" w:cs="Times New Roman"/>
                                <w:b/>
                                <w:bCs/>
                                <w:sz w:val="24"/>
                                <w:szCs w:val="24"/>
                                <w:lang w:val="en-US"/>
                              </w:rPr>
                              <w:t>TASK</w:t>
                            </w:r>
                          </w:p>
                          <w:p w14:paraId="5D364740" w14:textId="77777777" w:rsidR="00EE533F" w:rsidRDefault="00EE533F" w:rsidP="00EE533F">
                            <w:pPr>
                              <w:jc w:val="center"/>
                              <w:rPr>
                                <w:rFonts w:ascii="Times New Roman" w:hAnsi="Times New Roman" w:cs="Times New Roman"/>
                                <w:b/>
                                <w:bCs/>
                                <w:sz w:val="24"/>
                                <w:szCs w:val="24"/>
                                <w:lang w:val="en-US"/>
                              </w:rPr>
                            </w:pPr>
                          </w:p>
                          <w:p w14:paraId="0658483C" w14:textId="77777777" w:rsidR="00EE533F" w:rsidRPr="00F870B7" w:rsidRDefault="00EE533F" w:rsidP="00EE533F">
                            <w:pPr>
                              <w:rPr>
                                <w:rFonts w:ascii="Times New Roman" w:hAnsi="Times New Roman" w:cs="Times New Roman"/>
                                <w:sz w:val="24"/>
                                <w:szCs w:val="24"/>
                                <w:lang w:val="en-US"/>
                              </w:rPr>
                            </w:pPr>
                            <w:r>
                              <w:rPr>
                                <w:rFonts w:ascii="Times New Roman" w:hAnsi="Times New Roman" w:cs="Times New Roman"/>
                                <w:sz w:val="24"/>
                                <w:szCs w:val="24"/>
                                <w:lang w:val="en-US"/>
                              </w:rPr>
                              <w:t>-</w:t>
                            </w:r>
                            <w:r w:rsidRPr="00F870B7">
                              <w:rPr>
                                <w:rFonts w:ascii="Times New Roman" w:hAnsi="Times New Roman" w:cs="Times New Roman"/>
                                <w:sz w:val="24"/>
                                <w:szCs w:val="24"/>
                                <w:lang w:val="en-US"/>
                              </w:rPr>
                              <w:t>TASK ID</w:t>
                            </w:r>
                          </w:p>
                          <w:p w14:paraId="03D7D215" w14:textId="77777777" w:rsidR="00EE533F" w:rsidRPr="00F870B7" w:rsidRDefault="00EE533F" w:rsidP="00EE533F">
                            <w:pPr>
                              <w:rPr>
                                <w:rFonts w:ascii="Times New Roman" w:hAnsi="Times New Roman" w:cs="Times New Roman"/>
                                <w:sz w:val="24"/>
                                <w:szCs w:val="24"/>
                                <w:lang w:val="en-US"/>
                              </w:rPr>
                            </w:pPr>
                            <w:r>
                              <w:rPr>
                                <w:rFonts w:ascii="Times New Roman" w:hAnsi="Times New Roman" w:cs="Times New Roman"/>
                                <w:sz w:val="24"/>
                                <w:szCs w:val="24"/>
                                <w:lang w:val="en-US"/>
                              </w:rPr>
                              <w:t>-</w:t>
                            </w:r>
                            <w:r w:rsidRPr="00F870B7">
                              <w:rPr>
                                <w:rFonts w:ascii="Times New Roman" w:hAnsi="Times New Roman" w:cs="Times New Roman"/>
                                <w:sz w:val="24"/>
                                <w:szCs w:val="24"/>
                                <w:lang w:val="en-US"/>
                              </w:rPr>
                              <w:t>DATE</w:t>
                            </w:r>
                          </w:p>
                          <w:p w14:paraId="09A33085" w14:textId="77777777" w:rsidR="00EE533F" w:rsidRPr="00F870B7" w:rsidRDefault="00EE533F" w:rsidP="00EE533F">
                            <w:pPr>
                              <w:rPr>
                                <w:rFonts w:ascii="Times New Roman" w:hAnsi="Times New Roman" w:cs="Times New Roman"/>
                                <w:sz w:val="24"/>
                                <w:szCs w:val="24"/>
                                <w:lang w:val="en-US"/>
                              </w:rPr>
                            </w:pPr>
                            <w:r>
                              <w:rPr>
                                <w:rFonts w:ascii="Times New Roman" w:hAnsi="Times New Roman" w:cs="Times New Roman"/>
                                <w:sz w:val="24"/>
                                <w:szCs w:val="24"/>
                                <w:lang w:val="en-US"/>
                              </w:rPr>
                              <w:t>-</w:t>
                            </w:r>
                            <w:r w:rsidRPr="00F870B7">
                              <w:rPr>
                                <w:rFonts w:ascii="Times New Roman" w:hAnsi="Times New Roman" w:cs="Times New Roman"/>
                                <w:sz w:val="24"/>
                                <w:szCs w:val="24"/>
                                <w:lang w:val="en-US"/>
                              </w:rPr>
                              <w:t>STATUS</w:t>
                            </w:r>
                          </w:p>
                          <w:p w14:paraId="54891D55" w14:textId="77777777" w:rsidR="00EE533F" w:rsidRPr="00F870B7" w:rsidRDefault="00EE533F" w:rsidP="00EE533F">
                            <w:pPr>
                              <w:rPr>
                                <w:rFonts w:ascii="Times New Roman" w:hAnsi="Times New Roman" w:cs="Times New Roman"/>
                                <w:sz w:val="24"/>
                                <w:szCs w:val="24"/>
                                <w:lang w:val="en-US"/>
                              </w:rPr>
                            </w:pPr>
                          </w:p>
                          <w:p w14:paraId="2B371681" w14:textId="77777777" w:rsidR="00EE533F" w:rsidRPr="00F870B7" w:rsidRDefault="00EE533F" w:rsidP="00EE533F">
                            <w:pPr>
                              <w:rPr>
                                <w:rFonts w:ascii="Times New Roman" w:hAnsi="Times New Roman" w:cs="Times New Roman"/>
                                <w:sz w:val="24"/>
                                <w:szCs w:val="24"/>
                                <w:lang w:val="en-US"/>
                              </w:rPr>
                            </w:pPr>
                            <w:r w:rsidRPr="00F870B7">
                              <w:rPr>
                                <w:rFonts w:ascii="Times New Roman" w:hAnsi="Times New Roman" w:cs="Times New Roman"/>
                                <w:sz w:val="24"/>
                                <w:szCs w:val="24"/>
                                <w:lang w:val="en-US"/>
                              </w:rPr>
                              <w:t>+ADD TASK ()</w:t>
                            </w:r>
                          </w:p>
                          <w:p w14:paraId="7B67176B" w14:textId="77777777" w:rsidR="00EE533F" w:rsidRPr="00F870B7" w:rsidRDefault="00EE533F" w:rsidP="00EE533F">
                            <w:pPr>
                              <w:rPr>
                                <w:rFonts w:ascii="Times New Roman" w:hAnsi="Times New Roman" w:cs="Times New Roman"/>
                                <w:sz w:val="24"/>
                                <w:szCs w:val="24"/>
                                <w:lang w:val="en-US"/>
                              </w:rPr>
                            </w:pPr>
                            <w:r w:rsidRPr="00F870B7">
                              <w:rPr>
                                <w:rFonts w:ascii="Times New Roman" w:hAnsi="Times New Roman" w:cs="Times New Roman"/>
                                <w:sz w:val="24"/>
                                <w:szCs w:val="24"/>
                                <w:lang w:val="en-US"/>
                              </w:rPr>
                              <w:t>+UPDATE TASK ()</w:t>
                            </w:r>
                          </w:p>
                          <w:p w14:paraId="3CFA6BCB" w14:textId="77777777" w:rsidR="00EE533F" w:rsidRPr="00F870B7" w:rsidRDefault="00EE533F" w:rsidP="00EE533F">
                            <w:pPr>
                              <w:rPr>
                                <w:rFonts w:ascii="Times New Roman" w:hAnsi="Times New Roman" w:cs="Times New Roman"/>
                                <w:sz w:val="24"/>
                                <w:szCs w:val="24"/>
                                <w:lang w:val="en-US"/>
                              </w:rPr>
                            </w:pPr>
                            <w:r w:rsidRPr="00F870B7">
                              <w:rPr>
                                <w:rFonts w:ascii="Times New Roman" w:hAnsi="Times New Roman" w:cs="Times New Roman"/>
                                <w:sz w:val="24"/>
                                <w:szCs w:val="24"/>
                                <w:lang w:val="en-US"/>
                              </w:rPr>
                              <w:t>+DELETE TASK ()</w:t>
                            </w:r>
                          </w:p>
                          <w:p w14:paraId="6E061167" w14:textId="77777777" w:rsidR="00EE533F" w:rsidRDefault="00EE533F" w:rsidP="00EE533F">
                            <w:pPr>
                              <w:jc w:val="center"/>
                              <w:rPr>
                                <w:rFonts w:ascii="Times New Roman" w:hAnsi="Times New Roman" w:cs="Times New Roman"/>
                                <w:b/>
                                <w:bCs/>
                                <w:sz w:val="24"/>
                                <w:szCs w:val="24"/>
                                <w:lang w:val="en-US"/>
                              </w:rPr>
                            </w:pPr>
                          </w:p>
                          <w:p w14:paraId="79D68145" w14:textId="77777777" w:rsidR="00EE533F" w:rsidRPr="00F870B7" w:rsidRDefault="00EE533F" w:rsidP="00EE533F">
                            <w:pPr>
                              <w:jc w:val="center"/>
                              <w:rPr>
                                <w:rFonts w:ascii="Times New Roman" w:hAnsi="Times New Roman" w:cs="Times New Roman"/>
                                <w:b/>
                                <w:bCs/>
                                <w:sz w:val="24"/>
                                <w:szCs w:val="24"/>
                                <w:lang w:val="en-US"/>
                              </w:rPr>
                            </w:pPr>
                          </w:p>
                          <w:p w14:paraId="352A20CA" w14:textId="77777777" w:rsidR="00EE533F" w:rsidRPr="00F870B7" w:rsidRDefault="00EE533F" w:rsidP="00EE533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53FAF0" id="Text Box 83" o:spid="_x0000_s1042" type="#_x0000_t202" style="position:absolute;left:0;text-align:left;margin-left:-2.5pt;margin-top:375.1pt;width:186.55pt;height:221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FXkPQIAAIU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" fillcolor="white [3201]" strokeweight=".5pt">
                <v:textbox>
                  <w:txbxContent>
                    <w:p w14:paraId="02C86779" w14:textId="77777777" w:rsidR="00EE533F" w:rsidRDefault="00EE533F" w:rsidP="00EE533F">
                      <w:pPr>
                        <w:jc w:val="center"/>
                        <w:rPr>
                          <w:rFonts w:ascii="Times New Roman" w:hAnsi="Times New Roman" w:cs="Times New Roman"/>
                          <w:b/>
                          <w:bCs/>
                          <w:sz w:val="24"/>
                          <w:szCs w:val="24"/>
                          <w:lang w:val="en-US"/>
                        </w:rPr>
                      </w:pPr>
                      <w:r w:rsidRPr="00F870B7">
                        <w:rPr>
                          <w:rFonts w:ascii="Times New Roman" w:hAnsi="Times New Roman" w:cs="Times New Roman"/>
                          <w:b/>
                          <w:bCs/>
                          <w:sz w:val="24"/>
                          <w:szCs w:val="24"/>
                          <w:lang w:val="en-US"/>
                        </w:rPr>
                        <w:t>TASK</w:t>
                      </w:r>
                    </w:p>
                    <w:p w14:paraId="5D364740" w14:textId="77777777" w:rsidR="00EE533F" w:rsidRDefault="00EE533F" w:rsidP="00EE533F">
                      <w:pPr>
                        <w:jc w:val="center"/>
                        <w:rPr>
                          <w:rFonts w:ascii="Times New Roman" w:hAnsi="Times New Roman" w:cs="Times New Roman"/>
                          <w:b/>
                          <w:bCs/>
                          <w:sz w:val="24"/>
                          <w:szCs w:val="24"/>
                          <w:lang w:val="en-US"/>
                        </w:rPr>
                      </w:pPr>
                    </w:p>
                    <w:p w14:paraId="0658483C" w14:textId="77777777" w:rsidR="00EE533F" w:rsidRPr="00F870B7" w:rsidRDefault="00EE533F" w:rsidP="00EE533F">
                      <w:pPr>
                        <w:rPr>
                          <w:rFonts w:ascii="Times New Roman" w:hAnsi="Times New Roman" w:cs="Times New Roman"/>
                          <w:sz w:val="24"/>
                          <w:szCs w:val="24"/>
                          <w:lang w:val="en-US"/>
                        </w:rPr>
                      </w:pPr>
                      <w:r>
                        <w:rPr>
                          <w:rFonts w:ascii="Times New Roman" w:hAnsi="Times New Roman" w:cs="Times New Roman"/>
                          <w:sz w:val="24"/>
                          <w:szCs w:val="24"/>
                          <w:lang w:val="en-US"/>
                        </w:rPr>
                        <w:t>-</w:t>
                      </w:r>
                      <w:r w:rsidRPr="00F870B7">
                        <w:rPr>
                          <w:rFonts w:ascii="Times New Roman" w:hAnsi="Times New Roman" w:cs="Times New Roman"/>
                          <w:sz w:val="24"/>
                          <w:szCs w:val="24"/>
                          <w:lang w:val="en-US"/>
                        </w:rPr>
                        <w:t>TASK ID</w:t>
                      </w:r>
                    </w:p>
                    <w:p w14:paraId="03D7D215" w14:textId="77777777" w:rsidR="00EE533F" w:rsidRPr="00F870B7" w:rsidRDefault="00EE533F" w:rsidP="00EE533F">
                      <w:pPr>
                        <w:rPr>
                          <w:rFonts w:ascii="Times New Roman" w:hAnsi="Times New Roman" w:cs="Times New Roman"/>
                          <w:sz w:val="24"/>
                          <w:szCs w:val="24"/>
                          <w:lang w:val="en-US"/>
                        </w:rPr>
                      </w:pPr>
                      <w:r>
                        <w:rPr>
                          <w:rFonts w:ascii="Times New Roman" w:hAnsi="Times New Roman" w:cs="Times New Roman"/>
                          <w:sz w:val="24"/>
                          <w:szCs w:val="24"/>
                          <w:lang w:val="en-US"/>
                        </w:rPr>
                        <w:t>-</w:t>
                      </w:r>
                      <w:r w:rsidRPr="00F870B7">
                        <w:rPr>
                          <w:rFonts w:ascii="Times New Roman" w:hAnsi="Times New Roman" w:cs="Times New Roman"/>
                          <w:sz w:val="24"/>
                          <w:szCs w:val="24"/>
                          <w:lang w:val="en-US"/>
                        </w:rPr>
                        <w:t>DATE</w:t>
                      </w:r>
                    </w:p>
                    <w:p w14:paraId="09A33085" w14:textId="77777777" w:rsidR="00EE533F" w:rsidRPr="00F870B7" w:rsidRDefault="00EE533F" w:rsidP="00EE533F">
                      <w:pPr>
                        <w:rPr>
                          <w:rFonts w:ascii="Times New Roman" w:hAnsi="Times New Roman" w:cs="Times New Roman"/>
                          <w:sz w:val="24"/>
                          <w:szCs w:val="24"/>
                          <w:lang w:val="en-US"/>
                        </w:rPr>
                      </w:pPr>
                      <w:r>
                        <w:rPr>
                          <w:rFonts w:ascii="Times New Roman" w:hAnsi="Times New Roman" w:cs="Times New Roman"/>
                          <w:sz w:val="24"/>
                          <w:szCs w:val="24"/>
                          <w:lang w:val="en-US"/>
                        </w:rPr>
                        <w:t>-</w:t>
                      </w:r>
                      <w:r w:rsidRPr="00F870B7">
                        <w:rPr>
                          <w:rFonts w:ascii="Times New Roman" w:hAnsi="Times New Roman" w:cs="Times New Roman"/>
                          <w:sz w:val="24"/>
                          <w:szCs w:val="24"/>
                          <w:lang w:val="en-US"/>
                        </w:rPr>
                        <w:t>STATUS</w:t>
                      </w:r>
                    </w:p>
                    <w:p w14:paraId="54891D55" w14:textId="77777777" w:rsidR="00EE533F" w:rsidRPr="00F870B7" w:rsidRDefault="00EE533F" w:rsidP="00EE533F">
                      <w:pPr>
                        <w:rPr>
                          <w:rFonts w:ascii="Times New Roman" w:hAnsi="Times New Roman" w:cs="Times New Roman"/>
                          <w:sz w:val="24"/>
                          <w:szCs w:val="24"/>
                          <w:lang w:val="en-US"/>
                        </w:rPr>
                      </w:pPr>
                    </w:p>
                    <w:p w14:paraId="2B371681" w14:textId="77777777" w:rsidR="00EE533F" w:rsidRPr="00F870B7" w:rsidRDefault="00EE533F" w:rsidP="00EE533F">
                      <w:pPr>
                        <w:rPr>
                          <w:rFonts w:ascii="Times New Roman" w:hAnsi="Times New Roman" w:cs="Times New Roman"/>
                          <w:sz w:val="24"/>
                          <w:szCs w:val="24"/>
                          <w:lang w:val="en-US"/>
                        </w:rPr>
                      </w:pPr>
                      <w:r w:rsidRPr="00F870B7">
                        <w:rPr>
                          <w:rFonts w:ascii="Times New Roman" w:hAnsi="Times New Roman" w:cs="Times New Roman"/>
                          <w:sz w:val="24"/>
                          <w:szCs w:val="24"/>
                          <w:lang w:val="en-US"/>
                        </w:rPr>
                        <w:t>+ADD TASK ()</w:t>
                      </w:r>
                    </w:p>
                    <w:p w14:paraId="7B67176B" w14:textId="77777777" w:rsidR="00EE533F" w:rsidRPr="00F870B7" w:rsidRDefault="00EE533F" w:rsidP="00EE533F">
                      <w:pPr>
                        <w:rPr>
                          <w:rFonts w:ascii="Times New Roman" w:hAnsi="Times New Roman" w:cs="Times New Roman"/>
                          <w:sz w:val="24"/>
                          <w:szCs w:val="24"/>
                          <w:lang w:val="en-US"/>
                        </w:rPr>
                      </w:pPr>
                      <w:r w:rsidRPr="00F870B7">
                        <w:rPr>
                          <w:rFonts w:ascii="Times New Roman" w:hAnsi="Times New Roman" w:cs="Times New Roman"/>
                          <w:sz w:val="24"/>
                          <w:szCs w:val="24"/>
                          <w:lang w:val="en-US"/>
                        </w:rPr>
                        <w:t>+UPDATE TASK ()</w:t>
                      </w:r>
                    </w:p>
                    <w:p w14:paraId="3CFA6BCB" w14:textId="77777777" w:rsidR="00EE533F" w:rsidRPr="00F870B7" w:rsidRDefault="00EE533F" w:rsidP="00EE533F">
                      <w:pPr>
                        <w:rPr>
                          <w:rFonts w:ascii="Times New Roman" w:hAnsi="Times New Roman" w:cs="Times New Roman"/>
                          <w:sz w:val="24"/>
                          <w:szCs w:val="24"/>
                          <w:lang w:val="en-US"/>
                        </w:rPr>
                      </w:pPr>
                      <w:r w:rsidRPr="00F870B7">
                        <w:rPr>
                          <w:rFonts w:ascii="Times New Roman" w:hAnsi="Times New Roman" w:cs="Times New Roman"/>
                          <w:sz w:val="24"/>
                          <w:szCs w:val="24"/>
                          <w:lang w:val="en-US"/>
                        </w:rPr>
                        <w:t>+DELETE TASK ()</w:t>
                      </w:r>
                    </w:p>
                    <w:p w14:paraId="6E061167" w14:textId="77777777" w:rsidR="00EE533F" w:rsidRDefault="00EE533F" w:rsidP="00EE533F">
                      <w:pPr>
                        <w:jc w:val="center"/>
                        <w:rPr>
                          <w:rFonts w:ascii="Times New Roman" w:hAnsi="Times New Roman" w:cs="Times New Roman"/>
                          <w:b/>
                          <w:bCs/>
                          <w:sz w:val="24"/>
                          <w:szCs w:val="24"/>
                          <w:lang w:val="en-US"/>
                        </w:rPr>
                      </w:pPr>
                    </w:p>
                    <w:p w14:paraId="79D68145" w14:textId="77777777" w:rsidR="00EE533F" w:rsidRPr="00F870B7" w:rsidRDefault="00EE533F" w:rsidP="00EE533F">
                      <w:pPr>
                        <w:jc w:val="center"/>
                        <w:rPr>
                          <w:rFonts w:ascii="Times New Roman" w:hAnsi="Times New Roman" w:cs="Times New Roman"/>
                          <w:b/>
                          <w:bCs/>
                          <w:sz w:val="24"/>
                          <w:szCs w:val="24"/>
                          <w:lang w:val="en-US"/>
                        </w:rPr>
                      </w:pPr>
                    </w:p>
                    <w:p w14:paraId="352A20CA" w14:textId="77777777" w:rsidR="00EE533F" w:rsidRPr="00F870B7" w:rsidRDefault="00EE533F" w:rsidP="00EE533F">
                      <w:pPr>
                        <w:rPr>
                          <w:lang w:val="en-US"/>
                        </w:rPr>
                      </w:pPr>
                    </w:p>
                  </w:txbxContent>
                </v:textbox>
              </v:shap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07072" behindDoc="0" locked="0" layoutInCell="1" allowOverlap="1" wp14:anchorId="2223512A" wp14:editId="3FED7912">
                <wp:simplePos x="0" y="0"/>
                <wp:positionH relativeFrom="column">
                  <wp:posOffset>-166370</wp:posOffset>
                </wp:positionH>
                <wp:positionV relativeFrom="paragraph">
                  <wp:posOffset>2568768</wp:posOffset>
                </wp:positionV>
                <wp:extent cx="2035175" cy="0"/>
                <wp:effectExtent l="0" t="0" r="0" b="0"/>
                <wp:wrapNone/>
                <wp:docPr id="939549182" name="Straight Connector 82"/>
                <wp:cNvGraphicFramePr/>
                <a:graphic xmlns:a="http://schemas.openxmlformats.org/drawingml/2006/main">
                  <a:graphicData uri="http://schemas.microsoft.com/office/word/2010/wordprocessingShape">
                    <wps:wsp>
                      <wps:cNvCnPr/>
                      <wps:spPr>
                        <a:xfrm>
                          <a:off x="0" y="0"/>
                          <a:ext cx="2035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2F10A" id="Straight Connector 82" o:spid="_x0000_s1026" style="position:absolute;z-index:251907072;visibility:visible;mso-wrap-style:square;mso-wrap-distance-left:9pt;mso-wrap-distance-top:0;mso-wrap-distance-right:9pt;mso-wrap-distance-bottom:0;mso-position-horizontal:absolute;mso-position-horizontal-relative:text;mso-position-vertical:absolute;mso-position-vertical-relative:text" from="-13.1pt,202.25pt" to="147.15pt,2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" strokecolor="#4472c4 [3204]" strokeweight=".5pt">
                <v:stroke joinstyle="miter"/>
              </v:lin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06048" behindDoc="0" locked="0" layoutInCell="1" allowOverlap="1" wp14:anchorId="144A85F4" wp14:editId="0A019006">
                <wp:simplePos x="0" y="0"/>
                <wp:positionH relativeFrom="column">
                  <wp:posOffset>-166978</wp:posOffset>
                </wp:positionH>
                <wp:positionV relativeFrom="paragraph">
                  <wp:posOffset>1583248</wp:posOffset>
                </wp:positionV>
                <wp:extent cx="2035175" cy="0"/>
                <wp:effectExtent l="0" t="0" r="0" b="0"/>
                <wp:wrapNone/>
                <wp:docPr id="1895367833" name="Straight Connector 81"/>
                <wp:cNvGraphicFramePr/>
                <a:graphic xmlns:a="http://schemas.openxmlformats.org/drawingml/2006/main">
                  <a:graphicData uri="http://schemas.microsoft.com/office/word/2010/wordprocessingShape">
                    <wps:wsp>
                      <wps:cNvCnPr/>
                      <wps:spPr>
                        <a:xfrm>
                          <a:off x="0" y="0"/>
                          <a:ext cx="2035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5A546" id="Straight Connector 81" o:spid="_x0000_s1026" style="position:absolute;z-index:251906048;visibility:visible;mso-wrap-style:square;mso-wrap-distance-left:9pt;mso-wrap-distance-top:0;mso-wrap-distance-right:9pt;mso-wrap-distance-bottom:0;mso-position-horizontal:absolute;mso-position-horizontal-relative:text;mso-position-vertical:absolute;mso-position-vertical-relative:text" from="-13.15pt,124.65pt" to="147.1pt,1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" strokecolor="#4472c4 [3204]" strokeweight=".5pt">
                <v:stroke joinstyle="miter"/>
              </v:line>
            </w:pict>
          </mc:Fallback>
        </mc:AlternateContent>
      </w:r>
      <w:r w:rsidR="00EE533F" w:rsidRPr="00F870B7">
        <w:rPr>
          <w:rFonts w:ascii="Times New Roman" w:hAnsi="Times New Roman" w:cs="Times New Roman"/>
          <w:b/>
          <w:bCs/>
          <w:noProof/>
          <w:sz w:val="40"/>
          <w:szCs w:val="40"/>
        </w:rPr>
        <mc:AlternateContent>
          <mc:Choice Requires="wps">
            <w:drawing>
              <wp:anchor distT="0" distB="0" distL="114300" distR="114300" simplePos="0" relativeHeight="251905024" behindDoc="0" locked="0" layoutInCell="1" allowOverlap="1" wp14:anchorId="78FEFA5C" wp14:editId="68D7A6DC">
                <wp:simplePos x="0" y="0"/>
                <wp:positionH relativeFrom="column">
                  <wp:posOffset>-166977</wp:posOffset>
                </wp:positionH>
                <wp:positionV relativeFrom="paragraph">
                  <wp:posOffset>1122073</wp:posOffset>
                </wp:positionV>
                <wp:extent cx="2035534" cy="2178657"/>
                <wp:effectExtent l="0" t="0" r="22225" b="12700"/>
                <wp:wrapNone/>
                <wp:docPr id="1049239829" name="Text Box 94"/>
                <wp:cNvGraphicFramePr/>
                <a:graphic xmlns:a="http://schemas.openxmlformats.org/drawingml/2006/main">
                  <a:graphicData uri="http://schemas.microsoft.com/office/word/2010/wordprocessingShape">
                    <wps:wsp>
                      <wps:cNvSpPr txBox="1"/>
                      <wps:spPr>
                        <a:xfrm>
                          <a:off x="0" y="0"/>
                          <a:ext cx="2035534" cy="2178657"/>
                        </a:xfrm>
                        <a:prstGeom prst="rect">
                          <a:avLst/>
                        </a:prstGeom>
                        <a:solidFill>
                          <a:schemeClr val="lt1"/>
                        </a:solidFill>
                        <a:ln w="6350">
                          <a:solidFill>
                            <a:prstClr val="black"/>
                          </a:solidFill>
                        </a:ln>
                      </wps:spPr>
                      <wps:txbx>
                        <w:txbxContent>
                          <w:p w14:paraId="1588DC5A" w14:textId="77777777" w:rsidR="00EE533F" w:rsidRDefault="00EE533F" w:rsidP="00EE533F">
                            <w:pPr>
                              <w:jc w:val="center"/>
                              <w:rPr>
                                <w:rFonts w:ascii="Times New Roman" w:hAnsi="Times New Roman" w:cs="Times New Roman"/>
                                <w:b/>
                                <w:bCs/>
                                <w:sz w:val="24"/>
                                <w:szCs w:val="24"/>
                                <w:lang w:val="en-US"/>
                              </w:rPr>
                            </w:pPr>
                            <w:r w:rsidRPr="00092D53">
                              <w:rPr>
                                <w:rFonts w:ascii="Times New Roman" w:hAnsi="Times New Roman" w:cs="Times New Roman"/>
                                <w:b/>
                                <w:bCs/>
                                <w:sz w:val="24"/>
                                <w:szCs w:val="24"/>
                                <w:lang w:val="en-US"/>
                              </w:rPr>
                              <w:t>USERS</w:t>
                            </w:r>
                          </w:p>
                          <w:p w14:paraId="3E7A1E1F" w14:textId="77777777" w:rsidR="00EE533F" w:rsidRDefault="00EE533F" w:rsidP="00EE533F">
                            <w:pPr>
                              <w:jc w:val="center"/>
                              <w:rPr>
                                <w:rFonts w:ascii="Times New Roman" w:hAnsi="Times New Roman" w:cs="Times New Roman"/>
                                <w:b/>
                                <w:bCs/>
                                <w:sz w:val="24"/>
                                <w:szCs w:val="24"/>
                                <w:lang w:val="en-US"/>
                              </w:rPr>
                            </w:pPr>
                          </w:p>
                          <w:p w14:paraId="6DE2524B" w14:textId="77777777" w:rsidR="00EE533F" w:rsidRPr="00092D53" w:rsidRDefault="00EE533F" w:rsidP="00EE533F">
                            <w:pPr>
                              <w:rPr>
                                <w:rFonts w:ascii="Times New Roman" w:hAnsi="Times New Roman" w:cs="Times New Roman"/>
                                <w:lang w:val="en-US"/>
                              </w:rPr>
                            </w:pPr>
                            <w:r>
                              <w:rPr>
                                <w:rFonts w:ascii="Times New Roman" w:hAnsi="Times New Roman" w:cs="Times New Roman"/>
                                <w:b/>
                                <w:bCs/>
                                <w:sz w:val="24"/>
                                <w:szCs w:val="24"/>
                                <w:lang w:val="en-US"/>
                              </w:rPr>
                              <w:t>-</w:t>
                            </w:r>
                            <w:r w:rsidRPr="00092D53">
                              <w:rPr>
                                <w:rFonts w:ascii="Times New Roman" w:hAnsi="Times New Roman" w:cs="Times New Roman"/>
                                <w:lang w:val="en-US"/>
                              </w:rPr>
                              <w:t>USER ID</w:t>
                            </w:r>
                          </w:p>
                          <w:p w14:paraId="1E7BE895" w14:textId="77777777" w:rsidR="00EE533F" w:rsidRPr="00092D53" w:rsidRDefault="00EE533F" w:rsidP="00EE533F">
                            <w:pPr>
                              <w:rPr>
                                <w:rFonts w:ascii="Times New Roman" w:hAnsi="Times New Roman" w:cs="Times New Roman"/>
                                <w:lang w:val="en-US"/>
                              </w:rPr>
                            </w:pPr>
                            <w:r>
                              <w:rPr>
                                <w:rFonts w:ascii="Times New Roman" w:hAnsi="Times New Roman" w:cs="Times New Roman"/>
                                <w:lang w:val="en-US"/>
                              </w:rPr>
                              <w:t>-</w:t>
                            </w:r>
                            <w:r w:rsidRPr="00092D53">
                              <w:rPr>
                                <w:rFonts w:ascii="Times New Roman" w:hAnsi="Times New Roman" w:cs="Times New Roman"/>
                                <w:lang w:val="en-US"/>
                              </w:rPr>
                              <w:t>NAME</w:t>
                            </w:r>
                          </w:p>
                          <w:p w14:paraId="12964DCF" w14:textId="77777777" w:rsidR="00EE533F" w:rsidRDefault="00EE533F" w:rsidP="00EE533F">
                            <w:pPr>
                              <w:rPr>
                                <w:rFonts w:ascii="Times New Roman" w:hAnsi="Times New Roman" w:cs="Times New Roman"/>
                                <w:lang w:val="en-US"/>
                              </w:rPr>
                            </w:pPr>
                            <w:r>
                              <w:rPr>
                                <w:rFonts w:ascii="Times New Roman" w:hAnsi="Times New Roman" w:cs="Times New Roman"/>
                                <w:lang w:val="en-US"/>
                              </w:rPr>
                              <w:t>-</w:t>
                            </w:r>
                            <w:r w:rsidRPr="00092D53">
                              <w:rPr>
                                <w:rFonts w:ascii="Times New Roman" w:hAnsi="Times New Roman" w:cs="Times New Roman"/>
                                <w:lang w:val="en-US"/>
                              </w:rPr>
                              <w:t>EMAIL</w:t>
                            </w:r>
                          </w:p>
                          <w:p w14:paraId="2B33C216" w14:textId="77777777" w:rsidR="00EE533F" w:rsidRDefault="00EE533F" w:rsidP="00EE533F">
                            <w:pPr>
                              <w:rPr>
                                <w:rFonts w:ascii="Times New Roman" w:hAnsi="Times New Roman" w:cs="Times New Roman"/>
                                <w:lang w:val="en-US"/>
                              </w:rPr>
                            </w:pPr>
                            <w:r>
                              <w:rPr>
                                <w:rFonts w:ascii="Times New Roman" w:hAnsi="Times New Roman" w:cs="Times New Roman"/>
                                <w:lang w:val="en-US"/>
                              </w:rPr>
                              <w:t>+LOGIN ()</w:t>
                            </w:r>
                          </w:p>
                          <w:p w14:paraId="7BA98F32" w14:textId="77777777" w:rsidR="00EE533F" w:rsidRPr="00092D53" w:rsidRDefault="00EE533F" w:rsidP="00EE533F">
                            <w:pPr>
                              <w:rPr>
                                <w:rFonts w:ascii="Times New Roman" w:hAnsi="Times New Roman" w:cs="Times New Roman"/>
                                <w:lang w:val="en-US"/>
                              </w:rPr>
                            </w:pPr>
                            <w:r>
                              <w:rPr>
                                <w:rFonts w:ascii="Times New Roman" w:hAnsi="Times New Roman" w:cs="Times New Roman"/>
                                <w:lang w:val="en-US"/>
                              </w:rPr>
                              <w:t>+LOGOUT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EFA5C" id="Text Box 94" o:spid="_x0000_s1043" type="#_x0000_t202" style="position:absolute;left:0;text-align:left;margin-left:-13.15pt;margin-top:88.35pt;width:160.3pt;height:171.5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" fillcolor="white [3201]" strokeweight=".5pt">
                <v:textbox>
                  <w:txbxContent>
                    <w:p w14:paraId="1588DC5A" w14:textId="77777777" w:rsidR="00EE533F" w:rsidRDefault="00EE533F" w:rsidP="00EE533F">
                      <w:pPr>
                        <w:jc w:val="center"/>
                        <w:rPr>
                          <w:rFonts w:ascii="Times New Roman" w:hAnsi="Times New Roman" w:cs="Times New Roman"/>
                          <w:b/>
                          <w:bCs/>
                          <w:sz w:val="24"/>
                          <w:szCs w:val="24"/>
                          <w:lang w:val="en-US"/>
                        </w:rPr>
                      </w:pPr>
                      <w:r w:rsidRPr="00092D53">
                        <w:rPr>
                          <w:rFonts w:ascii="Times New Roman" w:hAnsi="Times New Roman" w:cs="Times New Roman"/>
                          <w:b/>
                          <w:bCs/>
                          <w:sz w:val="24"/>
                          <w:szCs w:val="24"/>
                          <w:lang w:val="en-US"/>
                        </w:rPr>
                        <w:t>USERS</w:t>
                      </w:r>
                    </w:p>
                    <w:p w14:paraId="3E7A1E1F" w14:textId="77777777" w:rsidR="00EE533F" w:rsidRDefault="00EE533F" w:rsidP="00EE533F">
                      <w:pPr>
                        <w:jc w:val="center"/>
                        <w:rPr>
                          <w:rFonts w:ascii="Times New Roman" w:hAnsi="Times New Roman" w:cs="Times New Roman"/>
                          <w:b/>
                          <w:bCs/>
                          <w:sz w:val="24"/>
                          <w:szCs w:val="24"/>
                          <w:lang w:val="en-US"/>
                        </w:rPr>
                      </w:pPr>
                    </w:p>
                    <w:p w14:paraId="6DE2524B" w14:textId="77777777" w:rsidR="00EE533F" w:rsidRPr="00092D53" w:rsidRDefault="00EE533F" w:rsidP="00EE533F">
                      <w:pPr>
                        <w:rPr>
                          <w:rFonts w:ascii="Times New Roman" w:hAnsi="Times New Roman" w:cs="Times New Roman"/>
                          <w:lang w:val="en-US"/>
                        </w:rPr>
                      </w:pPr>
                      <w:r>
                        <w:rPr>
                          <w:rFonts w:ascii="Times New Roman" w:hAnsi="Times New Roman" w:cs="Times New Roman"/>
                          <w:b/>
                          <w:bCs/>
                          <w:sz w:val="24"/>
                          <w:szCs w:val="24"/>
                          <w:lang w:val="en-US"/>
                        </w:rPr>
                        <w:t>-</w:t>
                      </w:r>
                      <w:r w:rsidRPr="00092D53">
                        <w:rPr>
                          <w:rFonts w:ascii="Times New Roman" w:hAnsi="Times New Roman" w:cs="Times New Roman"/>
                          <w:lang w:val="en-US"/>
                        </w:rPr>
                        <w:t>USER ID</w:t>
                      </w:r>
                    </w:p>
                    <w:p w14:paraId="1E7BE895" w14:textId="77777777" w:rsidR="00EE533F" w:rsidRPr="00092D53" w:rsidRDefault="00EE533F" w:rsidP="00EE533F">
                      <w:pPr>
                        <w:rPr>
                          <w:rFonts w:ascii="Times New Roman" w:hAnsi="Times New Roman" w:cs="Times New Roman"/>
                          <w:lang w:val="en-US"/>
                        </w:rPr>
                      </w:pPr>
                      <w:r>
                        <w:rPr>
                          <w:rFonts w:ascii="Times New Roman" w:hAnsi="Times New Roman" w:cs="Times New Roman"/>
                          <w:lang w:val="en-US"/>
                        </w:rPr>
                        <w:t>-</w:t>
                      </w:r>
                      <w:r w:rsidRPr="00092D53">
                        <w:rPr>
                          <w:rFonts w:ascii="Times New Roman" w:hAnsi="Times New Roman" w:cs="Times New Roman"/>
                          <w:lang w:val="en-US"/>
                        </w:rPr>
                        <w:t>NAME</w:t>
                      </w:r>
                    </w:p>
                    <w:p w14:paraId="12964DCF" w14:textId="77777777" w:rsidR="00EE533F" w:rsidRDefault="00EE533F" w:rsidP="00EE533F">
                      <w:pPr>
                        <w:rPr>
                          <w:rFonts w:ascii="Times New Roman" w:hAnsi="Times New Roman" w:cs="Times New Roman"/>
                          <w:lang w:val="en-US"/>
                        </w:rPr>
                      </w:pPr>
                      <w:r>
                        <w:rPr>
                          <w:rFonts w:ascii="Times New Roman" w:hAnsi="Times New Roman" w:cs="Times New Roman"/>
                          <w:lang w:val="en-US"/>
                        </w:rPr>
                        <w:t>-</w:t>
                      </w:r>
                      <w:r w:rsidRPr="00092D53">
                        <w:rPr>
                          <w:rFonts w:ascii="Times New Roman" w:hAnsi="Times New Roman" w:cs="Times New Roman"/>
                          <w:lang w:val="en-US"/>
                        </w:rPr>
                        <w:t>EMAIL</w:t>
                      </w:r>
                    </w:p>
                    <w:p w14:paraId="2B33C216" w14:textId="77777777" w:rsidR="00EE533F" w:rsidRDefault="00EE533F" w:rsidP="00EE533F">
                      <w:pPr>
                        <w:rPr>
                          <w:rFonts w:ascii="Times New Roman" w:hAnsi="Times New Roman" w:cs="Times New Roman"/>
                          <w:lang w:val="en-US"/>
                        </w:rPr>
                      </w:pPr>
                      <w:r>
                        <w:rPr>
                          <w:rFonts w:ascii="Times New Roman" w:hAnsi="Times New Roman" w:cs="Times New Roman"/>
                          <w:lang w:val="en-US"/>
                        </w:rPr>
                        <w:t>+LOGIN ()</w:t>
                      </w:r>
                    </w:p>
                    <w:p w14:paraId="7BA98F32" w14:textId="77777777" w:rsidR="00EE533F" w:rsidRPr="00092D53" w:rsidRDefault="00EE533F" w:rsidP="00EE533F">
                      <w:pPr>
                        <w:rPr>
                          <w:rFonts w:ascii="Times New Roman" w:hAnsi="Times New Roman" w:cs="Times New Roman"/>
                          <w:lang w:val="en-US"/>
                        </w:rPr>
                      </w:pPr>
                      <w:r>
                        <w:rPr>
                          <w:rFonts w:ascii="Times New Roman" w:hAnsi="Times New Roman" w:cs="Times New Roman"/>
                          <w:lang w:val="en-US"/>
                        </w:rPr>
                        <w:t>+LOGOUT ()</w:t>
                      </w:r>
                    </w:p>
                  </w:txbxContent>
                </v:textbox>
              </v:shape>
            </w:pict>
          </mc:Fallback>
        </mc:AlternateContent>
      </w:r>
      <w:r w:rsidR="00EE533F">
        <w:rPr>
          <w:rFonts w:ascii="Times New Roman" w:hAnsi="Times New Roman" w:cs="Times New Roman"/>
          <w:b/>
          <w:bCs/>
          <w:sz w:val="40"/>
          <w:szCs w:val="40"/>
        </w:rPr>
        <w:t xml:space="preserve">3.4 </w:t>
      </w:r>
      <w:r w:rsidR="00EE533F" w:rsidRPr="00F870B7">
        <w:rPr>
          <w:rFonts w:ascii="Times New Roman" w:hAnsi="Times New Roman" w:cs="Times New Roman"/>
          <w:b/>
          <w:bCs/>
          <w:sz w:val="40"/>
          <w:szCs w:val="40"/>
        </w:rPr>
        <w:t>C</w:t>
      </w:r>
      <w:r w:rsidR="00EE533F" w:rsidRPr="00844FB3">
        <w:rPr>
          <w:rFonts w:ascii="Times New Roman" w:hAnsi="Times New Roman" w:cs="Times New Roman"/>
          <w:b/>
          <w:bCs/>
          <w:sz w:val="40"/>
          <w:szCs w:val="40"/>
        </w:rPr>
        <w:t>LASS DIAGRAM</w:t>
      </w:r>
    </w:p>
    <w:p w14:paraId="21BD35C0" w14:textId="77777777" w:rsidR="00EE533F" w:rsidRPr="00ED5733" w:rsidRDefault="00EE533F" w:rsidP="00EE533F">
      <w:pPr>
        <w:rPr>
          <w:rFonts w:ascii="Times New Roman" w:hAnsi="Times New Roman" w:cs="Times New Roman"/>
          <w:sz w:val="40"/>
          <w:szCs w:val="40"/>
        </w:rPr>
      </w:pPr>
    </w:p>
    <w:p w14:paraId="72C3BAD3" w14:textId="77777777" w:rsidR="00EE533F" w:rsidRPr="00ED5733" w:rsidRDefault="00EE533F" w:rsidP="00EE533F">
      <w:pPr>
        <w:rPr>
          <w:rFonts w:ascii="Times New Roman" w:hAnsi="Times New Roman" w:cs="Times New Roman"/>
          <w:sz w:val="40"/>
          <w:szCs w:val="40"/>
        </w:rPr>
      </w:pPr>
    </w:p>
    <w:p w14:paraId="59E313B5" w14:textId="77777777" w:rsidR="00EE533F" w:rsidRPr="00ED5733" w:rsidRDefault="00EE533F" w:rsidP="00EE533F">
      <w:pPr>
        <w:rPr>
          <w:rFonts w:ascii="Times New Roman" w:hAnsi="Times New Roman" w:cs="Times New Roman"/>
          <w:sz w:val="40"/>
          <w:szCs w:val="40"/>
        </w:rPr>
      </w:pPr>
    </w:p>
    <w:p w14:paraId="7777E5AF" w14:textId="77777777" w:rsidR="00EE533F" w:rsidRPr="00ED5733" w:rsidRDefault="00EE533F" w:rsidP="00EE533F">
      <w:pPr>
        <w:rPr>
          <w:rFonts w:ascii="Times New Roman" w:hAnsi="Times New Roman" w:cs="Times New Roman"/>
          <w:sz w:val="40"/>
          <w:szCs w:val="40"/>
        </w:rPr>
      </w:pPr>
    </w:p>
    <w:p w14:paraId="4DB37019" w14:textId="77777777" w:rsidR="00EE533F" w:rsidRPr="00ED5733" w:rsidRDefault="00EE533F" w:rsidP="00EE533F">
      <w:pPr>
        <w:rPr>
          <w:rFonts w:ascii="Times New Roman" w:hAnsi="Times New Roman" w:cs="Times New Roman"/>
          <w:sz w:val="40"/>
          <w:szCs w:val="40"/>
        </w:rPr>
      </w:pPr>
    </w:p>
    <w:p w14:paraId="77E03CEE" w14:textId="77777777" w:rsidR="00EE533F" w:rsidRPr="00ED5733" w:rsidRDefault="00EE533F" w:rsidP="00EE533F">
      <w:pPr>
        <w:rPr>
          <w:rFonts w:ascii="Times New Roman" w:hAnsi="Times New Roman" w:cs="Times New Roman"/>
          <w:sz w:val="40"/>
          <w:szCs w:val="40"/>
        </w:rPr>
      </w:pPr>
    </w:p>
    <w:p w14:paraId="708E6C19" w14:textId="77777777" w:rsidR="00EE533F" w:rsidRDefault="00EE533F" w:rsidP="00EE533F">
      <w:pPr>
        <w:rPr>
          <w:rFonts w:ascii="Times New Roman" w:hAnsi="Times New Roman" w:cs="Times New Roman"/>
          <w:b/>
          <w:bCs/>
          <w:sz w:val="40"/>
          <w:szCs w:val="40"/>
        </w:rPr>
      </w:pPr>
    </w:p>
    <w:p w14:paraId="22D5DBD1" w14:textId="77777777" w:rsidR="00EE533F" w:rsidRPr="00ED5733" w:rsidRDefault="00EE533F" w:rsidP="00EE533F">
      <w:pPr>
        <w:tabs>
          <w:tab w:val="left" w:pos="1002"/>
        </w:tabs>
        <w:rPr>
          <w:rFonts w:ascii="Times New Roman" w:hAnsi="Times New Roman" w:cs="Times New Roman"/>
        </w:rPr>
      </w:pPr>
      <w:r>
        <w:rPr>
          <w:rFonts w:ascii="Times New Roman" w:hAnsi="Times New Roman" w:cs="Times New Roman"/>
          <w:sz w:val="40"/>
          <w:szCs w:val="40"/>
        </w:rPr>
        <w:tab/>
      </w:r>
      <w:r w:rsidRPr="00ED5733">
        <w:rPr>
          <w:rFonts w:ascii="Times New Roman" w:hAnsi="Times New Roman" w:cs="Times New Roman"/>
        </w:rPr>
        <w:t>1</w:t>
      </w:r>
    </w:p>
    <w:p w14:paraId="015EA796" w14:textId="77777777" w:rsidR="00EE533F" w:rsidRPr="00ED5733" w:rsidRDefault="00EE533F" w:rsidP="00EE533F">
      <w:pPr>
        <w:rPr>
          <w:rFonts w:ascii="Times New Roman" w:hAnsi="Times New Roman" w:cs="Times New Roman"/>
        </w:rPr>
      </w:pPr>
      <w:r>
        <w:rPr>
          <w:rFonts w:ascii="Times New Roman" w:hAnsi="Times New Roman" w:cs="Times New Roman"/>
        </w:rPr>
        <w:t>Creates</w:t>
      </w:r>
    </w:p>
    <w:p w14:paraId="274FE3FC" w14:textId="77777777" w:rsidR="00EE533F" w:rsidRDefault="00EE533F" w:rsidP="00EE533F">
      <w:pPr>
        <w:rPr>
          <w:rFonts w:ascii="Times New Roman" w:hAnsi="Times New Roman" w:cs="Times New Roman"/>
          <w:sz w:val="40"/>
          <w:szCs w:val="40"/>
        </w:rPr>
      </w:pPr>
    </w:p>
    <w:p w14:paraId="3EEA00C2" w14:textId="77777777" w:rsidR="00EE533F" w:rsidRDefault="00EE533F" w:rsidP="00EE533F">
      <w:pPr>
        <w:tabs>
          <w:tab w:val="left" w:pos="1014"/>
        </w:tabs>
        <w:rPr>
          <w:rFonts w:ascii="Times New Roman" w:hAnsi="Times New Roman" w:cs="Times New Roman"/>
          <w:sz w:val="28"/>
          <w:szCs w:val="28"/>
        </w:rPr>
      </w:pPr>
      <w:r>
        <w:rPr>
          <w:rFonts w:ascii="Times New Roman" w:hAnsi="Times New Roman" w:cs="Times New Roman"/>
        </w:rPr>
        <w:tab/>
      </w:r>
      <w:r w:rsidRPr="00ED5733">
        <w:rPr>
          <w:rFonts w:ascii="Times New Roman" w:hAnsi="Times New Roman" w:cs="Times New Roman"/>
          <w:sz w:val="28"/>
          <w:szCs w:val="28"/>
        </w:rPr>
        <w:t>*</w:t>
      </w:r>
    </w:p>
    <w:p w14:paraId="322BD906" w14:textId="77777777" w:rsidR="00EE533F" w:rsidRDefault="00EE533F" w:rsidP="00EE533F">
      <w:pPr>
        <w:rPr>
          <w:rFonts w:ascii="Times New Roman" w:hAnsi="Times New Roman" w:cs="Times New Roman"/>
          <w:sz w:val="28"/>
          <w:szCs w:val="28"/>
        </w:rPr>
      </w:pPr>
    </w:p>
    <w:p w14:paraId="5731825C" w14:textId="77777777" w:rsidR="00EE533F" w:rsidRDefault="00EE533F" w:rsidP="00EE533F">
      <w:pPr>
        <w:tabs>
          <w:tab w:val="left" w:pos="3807"/>
          <w:tab w:val="left" w:pos="5973"/>
        </w:tabs>
        <w:rPr>
          <w:rFonts w:ascii="Times New Roman" w:hAnsi="Times New Roman" w:cs="Times New Roman"/>
          <w:sz w:val="28"/>
          <w:szCs w:val="28"/>
        </w:rPr>
      </w:pPr>
      <w:r>
        <w:rPr>
          <w:rFonts w:ascii="Times New Roman" w:hAnsi="Times New Roman" w:cs="Times New Roman"/>
          <w:sz w:val="28"/>
          <w:szCs w:val="28"/>
        </w:rPr>
        <w:tab/>
        <w:t>1       has                   *</w:t>
      </w:r>
    </w:p>
    <w:p w14:paraId="2162F2B1" w14:textId="77777777" w:rsidR="00EE533F" w:rsidRPr="00E85E9C" w:rsidRDefault="00EE533F" w:rsidP="00EE533F">
      <w:pPr>
        <w:rPr>
          <w:rFonts w:ascii="Times New Roman" w:hAnsi="Times New Roman" w:cs="Times New Roman"/>
          <w:sz w:val="28"/>
          <w:szCs w:val="28"/>
        </w:rPr>
      </w:pPr>
    </w:p>
    <w:p w14:paraId="6C054006" w14:textId="77777777" w:rsidR="00EE533F" w:rsidRPr="00E85E9C" w:rsidRDefault="00EE533F" w:rsidP="00EE533F">
      <w:pPr>
        <w:rPr>
          <w:rFonts w:ascii="Times New Roman" w:hAnsi="Times New Roman" w:cs="Times New Roman"/>
          <w:sz w:val="28"/>
          <w:szCs w:val="28"/>
        </w:rPr>
      </w:pPr>
    </w:p>
    <w:p w14:paraId="20760A36" w14:textId="77777777" w:rsidR="00EE533F" w:rsidRPr="00E85E9C" w:rsidRDefault="00EE533F" w:rsidP="00EE533F">
      <w:pPr>
        <w:rPr>
          <w:rFonts w:ascii="Times New Roman" w:hAnsi="Times New Roman" w:cs="Times New Roman"/>
          <w:sz w:val="28"/>
          <w:szCs w:val="28"/>
        </w:rPr>
      </w:pPr>
    </w:p>
    <w:p w14:paraId="6B727FF9" w14:textId="77777777" w:rsidR="00EE533F" w:rsidRPr="00E85E9C" w:rsidRDefault="00EE533F" w:rsidP="00EE533F">
      <w:pPr>
        <w:rPr>
          <w:rFonts w:ascii="Times New Roman" w:hAnsi="Times New Roman" w:cs="Times New Roman"/>
          <w:sz w:val="28"/>
          <w:szCs w:val="28"/>
        </w:rPr>
      </w:pPr>
    </w:p>
    <w:p w14:paraId="22A462CD" w14:textId="77777777" w:rsidR="00EE533F" w:rsidRPr="00E85E9C" w:rsidRDefault="00EE533F" w:rsidP="00EE533F">
      <w:pPr>
        <w:rPr>
          <w:rFonts w:ascii="Times New Roman" w:hAnsi="Times New Roman" w:cs="Times New Roman"/>
          <w:sz w:val="28"/>
          <w:szCs w:val="28"/>
        </w:rPr>
      </w:pPr>
    </w:p>
    <w:p w14:paraId="176F2951" w14:textId="77777777" w:rsidR="00EE533F" w:rsidRPr="00E85E9C" w:rsidRDefault="00EE533F" w:rsidP="00EE533F">
      <w:pPr>
        <w:rPr>
          <w:rFonts w:ascii="Times New Roman" w:hAnsi="Times New Roman" w:cs="Times New Roman"/>
          <w:sz w:val="28"/>
          <w:szCs w:val="28"/>
        </w:rPr>
      </w:pPr>
    </w:p>
    <w:p w14:paraId="1E90CFE9" w14:textId="77777777" w:rsidR="00EE533F" w:rsidRPr="00E85E9C" w:rsidRDefault="00EE533F" w:rsidP="00EE533F">
      <w:pPr>
        <w:rPr>
          <w:rFonts w:ascii="Times New Roman" w:hAnsi="Times New Roman" w:cs="Times New Roman"/>
          <w:sz w:val="28"/>
          <w:szCs w:val="28"/>
        </w:rPr>
      </w:pPr>
    </w:p>
    <w:p w14:paraId="67FB110D" w14:textId="3F7737EF" w:rsidR="00EE533F" w:rsidRDefault="00EE533F" w:rsidP="00EE533F">
      <w:pPr>
        <w:tabs>
          <w:tab w:val="left" w:pos="1665"/>
        </w:tabs>
        <w:rPr>
          <w:rFonts w:ascii="Times New Roman" w:hAnsi="Times New Roman" w:cs="Times New Roman"/>
          <w:sz w:val="28"/>
          <w:szCs w:val="28"/>
        </w:rPr>
      </w:pPr>
      <w:r>
        <w:rPr>
          <w:rFonts w:ascii="Times New Roman" w:hAnsi="Times New Roman" w:cs="Times New Roman"/>
          <w:sz w:val="28"/>
          <w:szCs w:val="28"/>
        </w:rPr>
        <w:tab/>
        <w:t>*contains</w:t>
      </w:r>
    </w:p>
    <w:p w14:paraId="25CA0541" w14:textId="77777777" w:rsidR="00EE533F" w:rsidRPr="00E85E9C" w:rsidRDefault="00EE533F" w:rsidP="00EE533F">
      <w:pPr>
        <w:tabs>
          <w:tab w:val="left" w:pos="5785"/>
        </w:tabs>
        <w:rPr>
          <w:rFonts w:ascii="Times New Roman" w:hAnsi="Times New Roman" w:cs="Times New Roman"/>
          <w:sz w:val="28"/>
          <w:szCs w:val="28"/>
        </w:rPr>
      </w:pPr>
      <w:r>
        <w:rPr>
          <w:rFonts w:ascii="Times New Roman" w:hAnsi="Times New Roman" w:cs="Times New Roman"/>
          <w:sz w:val="28"/>
          <w:szCs w:val="28"/>
        </w:rPr>
        <w:tab/>
        <w:t>1</w:t>
      </w:r>
    </w:p>
    <w:p w14:paraId="17E494DA" w14:textId="77777777" w:rsidR="00F925FB" w:rsidRPr="00F925FB" w:rsidRDefault="00F925FB" w:rsidP="00F925FB"/>
    <w:p w14:paraId="2793E3AC" w14:textId="77777777" w:rsidR="00F925FB" w:rsidRPr="00F925FB" w:rsidRDefault="00F925FB" w:rsidP="00F925FB"/>
    <w:p w14:paraId="4384BD90" w14:textId="77777777" w:rsidR="00720AD6" w:rsidRPr="002B22B0" w:rsidRDefault="00720AD6" w:rsidP="00720AD6">
      <w:pPr>
        <w:spacing w:line="360" w:lineRule="auto"/>
        <w:jc w:val="center"/>
        <w:rPr>
          <w:rFonts w:ascii="Times New Roman" w:hAnsi="Times New Roman" w:cs="Times New Roman"/>
          <w:b/>
          <w:bCs/>
          <w:sz w:val="32"/>
          <w:szCs w:val="32"/>
          <w:lang w:val="en-US"/>
        </w:rPr>
      </w:pPr>
      <w:r w:rsidRPr="00781DD8">
        <w:rPr>
          <w:rFonts w:ascii="Times New Roman" w:hAnsi="Times New Roman" w:cs="Times New Roman"/>
          <w:b/>
          <w:bCs/>
          <w:sz w:val="36"/>
          <w:szCs w:val="36"/>
        </w:rPr>
        <w:lastRenderedPageBreak/>
        <w:t>3.5</w:t>
      </w:r>
      <w:r>
        <w:t xml:space="preserve"> </w:t>
      </w:r>
      <w:r w:rsidRPr="00781DD8">
        <w:rPr>
          <w:rFonts w:ascii="Times New Roman" w:hAnsi="Times New Roman" w:cs="Times New Roman"/>
          <w:b/>
          <w:bCs/>
          <w:sz w:val="36"/>
          <w:szCs w:val="36"/>
          <w:lang w:val="en-US"/>
        </w:rPr>
        <w:t>Data Flow Diagram</w:t>
      </w:r>
    </w:p>
    <w:p w14:paraId="56690757" w14:textId="77777777" w:rsidR="00720AD6" w:rsidRPr="000544A7" w:rsidRDefault="00720AD6" w:rsidP="00720AD6">
      <w:pPr>
        <w:jc w:val="center"/>
        <w:rPr>
          <w:rFonts w:ascii="Times New Roman" w:hAnsi="Times New Roman" w:cs="Times New Roman"/>
          <w:lang w:val="en-US"/>
        </w:rPr>
      </w:pPr>
      <w:r w:rsidRPr="000544A7">
        <w:rPr>
          <w:rFonts w:ascii="Times New Roman" w:hAnsi="Times New Roman" w:cs="Times New Roman"/>
          <w:lang w:val="en-US"/>
        </w:rPr>
        <w:t>A data flow diagram (DFD) is a graphical representation of how data moves through a system, showing its flow input to output through various processes and storage location.</w:t>
      </w:r>
    </w:p>
    <w:p w14:paraId="164B8021" w14:textId="77777777" w:rsidR="00720AD6" w:rsidRPr="000544A7" w:rsidRDefault="00720AD6" w:rsidP="00720AD6">
      <w:pPr>
        <w:jc w:val="center"/>
        <w:rPr>
          <w:rFonts w:ascii="Times New Roman" w:hAnsi="Times New Roman" w:cs="Times New Roman"/>
          <w:lang w:val="en-US"/>
        </w:rPr>
      </w:pPr>
    </w:p>
    <w:p w14:paraId="697F3E90" w14:textId="77777777" w:rsidR="00720AD6" w:rsidRDefault="00720AD6" w:rsidP="00720AD6">
      <w:pPr>
        <w:rPr>
          <w:rFonts w:ascii="Times New Roman" w:hAnsi="Times New Roman" w:cs="Times New Roman"/>
          <w:lang w:val="en-US"/>
        </w:rPr>
      </w:pPr>
    </w:p>
    <w:p w14:paraId="51900C94" w14:textId="77777777" w:rsidR="00720AD6" w:rsidRPr="00DD24D2" w:rsidRDefault="00720AD6" w:rsidP="00720AD6">
      <w:pPr>
        <w:jc w:val="center"/>
        <w:rPr>
          <w:rFonts w:ascii="Times New Roman" w:hAnsi="Times New Roman" w:cs="Times New Roman"/>
          <w:b/>
          <w:bCs/>
          <w:lang w:val="en-US"/>
        </w:rPr>
      </w:pPr>
      <w:r w:rsidRPr="00DD24D2">
        <w:rPr>
          <w:rFonts w:ascii="Times New Roman" w:hAnsi="Times New Roman" w:cs="Times New Roman"/>
          <w:b/>
          <w:bCs/>
          <w:lang w:val="en-US"/>
        </w:rPr>
        <w:t>DFD Level 0 – Daily Planner System</w:t>
      </w:r>
    </w:p>
    <w:p w14:paraId="1E3F63AF" w14:textId="77777777" w:rsidR="00720AD6" w:rsidRDefault="00720AD6" w:rsidP="00720AD6">
      <w:pPr>
        <w:jc w:val="center"/>
        <w:rPr>
          <w:rFonts w:ascii="Times New Roman" w:hAnsi="Times New Roman" w:cs="Times New Roman"/>
          <w:lang w:val="en-US"/>
        </w:rPr>
      </w:pPr>
      <w:r>
        <w:rPr>
          <w:rFonts w:ascii="Times New Roman" w:hAnsi="Times New Roman" w:cs="Times New Roman"/>
          <w:lang w:val="en-US"/>
        </w:rPr>
        <w:t>DFD Level -0 is also called the context diagram. It represents the overall working of the Daily Planner System. In this diagram, the user interacts with the system to add, view, update, or delete daily task.</w:t>
      </w:r>
    </w:p>
    <w:p w14:paraId="00DFE2DB" w14:textId="77777777" w:rsidR="00720AD6" w:rsidRDefault="00720AD6" w:rsidP="00720AD6">
      <w:pPr>
        <w:jc w:val="center"/>
        <w:rPr>
          <w:rFonts w:ascii="Times New Roman" w:hAnsi="Times New Roman" w:cs="Times New Roman"/>
          <w:lang w:val="en-US"/>
        </w:rPr>
      </w:pPr>
    </w:p>
    <w:p w14:paraId="280E9A77" w14:textId="77777777" w:rsidR="00720AD6" w:rsidRDefault="00720AD6" w:rsidP="00720AD6">
      <w:pPr>
        <w:rPr>
          <w:rFonts w:ascii="Times New Roman" w:hAnsi="Times New Roman" w:cs="Times New Roman"/>
          <w:lang w:val="en-US"/>
        </w:rPr>
      </w:pPr>
    </w:p>
    <w:p w14:paraId="534895D5" w14:textId="77777777" w:rsidR="00720AD6" w:rsidRDefault="00720AD6" w:rsidP="00720AD6">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23456" behindDoc="0" locked="0" layoutInCell="1" allowOverlap="1" wp14:anchorId="66DFCEA8" wp14:editId="3307F261">
                <wp:simplePos x="0" y="0"/>
                <wp:positionH relativeFrom="column">
                  <wp:posOffset>2297575</wp:posOffset>
                </wp:positionH>
                <wp:positionV relativeFrom="paragraph">
                  <wp:posOffset>62343</wp:posOffset>
                </wp:positionV>
                <wp:extent cx="1510030" cy="1186405"/>
                <wp:effectExtent l="0" t="0" r="13970" b="13970"/>
                <wp:wrapNone/>
                <wp:docPr id="205988122" name="Oval 2"/>
                <wp:cNvGraphicFramePr/>
                <a:graphic xmlns:a="http://schemas.openxmlformats.org/drawingml/2006/main">
                  <a:graphicData uri="http://schemas.microsoft.com/office/word/2010/wordprocessingShape">
                    <wps:wsp>
                      <wps:cNvSpPr/>
                      <wps:spPr>
                        <a:xfrm>
                          <a:off x="0" y="0"/>
                          <a:ext cx="1510030" cy="11864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25D3B3" w14:textId="77777777" w:rsidR="00720AD6" w:rsidRDefault="00720AD6" w:rsidP="00720AD6">
                            <w:pPr>
                              <w:rPr>
                                <w:lang w:val="en-US"/>
                              </w:rPr>
                            </w:pPr>
                            <w:r>
                              <w:rPr>
                                <w:lang w:val="en-US"/>
                              </w:rPr>
                              <w:t xml:space="preserve">          0.0</w:t>
                            </w:r>
                          </w:p>
                          <w:p w14:paraId="3D3767F3" w14:textId="77777777" w:rsidR="00720AD6" w:rsidRDefault="00720AD6" w:rsidP="00720AD6">
                            <w:pPr>
                              <w:rPr>
                                <w:rFonts w:ascii="Times New Roman" w:hAnsi="Times New Roman" w:cs="Times New Roman"/>
                                <w:lang w:val="en-US"/>
                              </w:rPr>
                            </w:pPr>
                            <w:r w:rsidRPr="00DD24D2">
                              <w:rPr>
                                <w:rFonts w:ascii="Times New Roman" w:hAnsi="Times New Roman" w:cs="Times New Roman"/>
                                <w:lang w:val="en-US"/>
                              </w:rPr>
                              <w:t>Daily Planner System</w:t>
                            </w:r>
                          </w:p>
                          <w:p w14:paraId="119B9AAA" w14:textId="77777777" w:rsidR="00720AD6" w:rsidRDefault="00720AD6" w:rsidP="00720AD6">
                            <w:pPr>
                              <w:rPr>
                                <w:rFonts w:ascii="Times New Roman" w:hAnsi="Times New Roman" w:cs="Times New Roman"/>
                                <w:lang w:val="en-US"/>
                              </w:rPr>
                            </w:pPr>
                          </w:p>
                          <w:p w14:paraId="198926E1" w14:textId="77777777" w:rsidR="00720AD6" w:rsidRDefault="00720AD6" w:rsidP="00720AD6">
                            <w:pPr>
                              <w:rPr>
                                <w:rFonts w:ascii="Times New Roman" w:hAnsi="Times New Roman" w:cs="Times New Roman"/>
                                <w:lang w:val="en-US"/>
                              </w:rPr>
                            </w:pPr>
                          </w:p>
                          <w:p w14:paraId="3DA54547" w14:textId="77777777" w:rsidR="00720AD6" w:rsidRDefault="00720AD6" w:rsidP="00720AD6">
                            <w:pPr>
                              <w:rPr>
                                <w:rFonts w:ascii="Times New Roman" w:hAnsi="Times New Roman" w:cs="Times New Roman"/>
                                <w:lang w:val="en-US"/>
                              </w:rPr>
                            </w:pPr>
                          </w:p>
                          <w:p w14:paraId="085F8FD6" w14:textId="77777777" w:rsidR="00720AD6" w:rsidRDefault="00720AD6" w:rsidP="00720AD6">
                            <w:pPr>
                              <w:rPr>
                                <w:rFonts w:ascii="Times New Roman" w:hAnsi="Times New Roman" w:cs="Times New Roman"/>
                                <w:lang w:val="en-US"/>
                              </w:rPr>
                            </w:pPr>
                          </w:p>
                          <w:p w14:paraId="551DAC74" w14:textId="77777777" w:rsidR="00720AD6" w:rsidRDefault="00720AD6" w:rsidP="00720AD6">
                            <w:pPr>
                              <w:rPr>
                                <w:rFonts w:ascii="Times New Roman" w:hAnsi="Times New Roman" w:cs="Times New Roman"/>
                                <w:lang w:val="en-US"/>
                              </w:rPr>
                            </w:pPr>
                          </w:p>
                          <w:p w14:paraId="6E6DC251" w14:textId="77777777" w:rsidR="00720AD6" w:rsidRDefault="00720AD6" w:rsidP="00720AD6">
                            <w:pPr>
                              <w:rPr>
                                <w:rFonts w:ascii="Times New Roman" w:hAnsi="Times New Roman" w:cs="Times New Roman"/>
                                <w:lang w:val="en-US"/>
                              </w:rPr>
                            </w:pPr>
                          </w:p>
                          <w:p w14:paraId="03C49803" w14:textId="77777777" w:rsidR="00720AD6" w:rsidRDefault="00720AD6" w:rsidP="00720AD6">
                            <w:pPr>
                              <w:rPr>
                                <w:rFonts w:ascii="Times New Roman" w:hAnsi="Times New Roman" w:cs="Times New Roman"/>
                                <w:lang w:val="en-US"/>
                              </w:rPr>
                            </w:pPr>
                          </w:p>
                          <w:p w14:paraId="280864DD" w14:textId="77777777" w:rsidR="00720AD6" w:rsidRDefault="00720AD6" w:rsidP="00720AD6">
                            <w:pPr>
                              <w:rPr>
                                <w:rFonts w:ascii="Times New Roman" w:hAnsi="Times New Roman" w:cs="Times New Roman"/>
                                <w:lang w:val="en-US"/>
                              </w:rPr>
                            </w:pPr>
                          </w:p>
                          <w:p w14:paraId="6512277B" w14:textId="77777777" w:rsidR="00720AD6" w:rsidRDefault="00720AD6" w:rsidP="00720AD6">
                            <w:pPr>
                              <w:rPr>
                                <w:rFonts w:ascii="Times New Roman" w:hAnsi="Times New Roman" w:cs="Times New Roman"/>
                                <w:lang w:val="en-US"/>
                              </w:rPr>
                            </w:pPr>
                          </w:p>
                          <w:p w14:paraId="0481988B" w14:textId="77777777" w:rsidR="00720AD6" w:rsidRDefault="00720AD6" w:rsidP="00720AD6">
                            <w:pPr>
                              <w:rPr>
                                <w:rFonts w:ascii="Times New Roman" w:hAnsi="Times New Roman" w:cs="Times New Roman"/>
                                <w:lang w:val="en-US"/>
                              </w:rPr>
                            </w:pPr>
                          </w:p>
                          <w:p w14:paraId="7AC5AD76" w14:textId="77777777" w:rsidR="00720AD6" w:rsidRDefault="00720AD6" w:rsidP="00720AD6">
                            <w:pPr>
                              <w:rPr>
                                <w:rFonts w:ascii="Times New Roman" w:hAnsi="Times New Roman" w:cs="Times New Roman"/>
                                <w:lang w:val="en-US"/>
                              </w:rPr>
                            </w:pPr>
                          </w:p>
                          <w:p w14:paraId="0C9C8513" w14:textId="77777777" w:rsidR="00720AD6" w:rsidRDefault="00720AD6" w:rsidP="00720AD6">
                            <w:pPr>
                              <w:rPr>
                                <w:rFonts w:ascii="Times New Roman" w:hAnsi="Times New Roman" w:cs="Times New Roman"/>
                                <w:lang w:val="en-US"/>
                              </w:rPr>
                            </w:pPr>
                          </w:p>
                          <w:p w14:paraId="6BA9F175" w14:textId="77777777" w:rsidR="00720AD6" w:rsidRDefault="00720AD6" w:rsidP="00720AD6">
                            <w:pPr>
                              <w:rPr>
                                <w:rFonts w:ascii="Times New Roman" w:hAnsi="Times New Roman" w:cs="Times New Roman"/>
                                <w:lang w:val="en-US"/>
                              </w:rPr>
                            </w:pPr>
                          </w:p>
                          <w:p w14:paraId="71A10140" w14:textId="77777777" w:rsidR="00720AD6" w:rsidRDefault="00720AD6" w:rsidP="00720AD6">
                            <w:pPr>
                              <w:rPr>
                                <w:rFonts w:ascii="Times New Roman" w:hAnsi="Times New Roman" w:cs="Times New Roman"/>
                                <w:lang w:val="en-US"/>
                              </w:rPr>
                            </w:pPr>
                          </w:p>
                          <w:p w14:paraId="48B9D5E2" w14:textId="77777777" w:rsidR="00720AD6" w:rsidRDefault="00720AD6" w:rsidP="00720AD6">
                            <w:pPr>
                              <w:rPr>
                                <w:rFonts w:ascii="Times New Roman" w:hAnsi="Times New Roman" w:cs="Times New Roman"/>
                                <w:lang w:val="en-US"/>
                              </w:rPr>
                            </w:pPr>
                          </w:p>
                          <w:p w14:paraId="1C4F0CA8" w14:textId="77777777" w:rsidR="00720AD6" w:rsidRDefault="00720AD6" w:rsidP="00720AD6">
                            <w:pPr>
                              <w:rPr>
                                <w:rFonts w:ascii="Times New Roman" w:hAnsi="Times New Roman" w:cs="Times New Roman"/>
                                <w:lang w:val="en-US"/>
                              </w:rPr>
                            </w:pPr>
                          </w:p>
                          <w:p w14:paraId="1FA53C6F" w14:textId="77777777" w:rsidR="00720AD6" w:rsidRDefault="00720AD6" w:rsidP="00720AD6">
                            <w:pPr>
                              <w:rPr>
                                <w:rFonts w:ascii="Times New Roman" w:hAnsi="Times New Roman" w:cs="Times New Roman"/>
                                <w:lang w:val="en-US"/>
                              </w:rPr>
                            </w:pPr>
                          </w:p>
                          <w:p w14:paraId="210C3908" w14:textId="77777777" w:rsidR="00720AD6" w:rsidRDefault="00720AD6" w:rsidP="00720AD6">
                            <w:pPr>
                              <w:rPr>
                                <w:rFonts w:ascii="Times New Roman" w:hAnsi="Times New Roman" w:cs="Times New Roman"/>
                                <w:lang w:val="en-US"/>
                              </w:rPr>
                            </w:pPr>
                          </w:p>
                          <w:p w14:paraId="6CF49F0D" w14:textId="77777777" w:rsidR="00720AD6" w:rsidRDefault="00720AD6" w:rsidP="00720AD6">
                            <w:pPr>
                              <w:rPr>
                                <w:rFonts w:ascii="Times New Roman" w:hAnsi="Times New Roman" w:cs="Times New Roman"/>
                                <w:lang w:val="en-US"/>
                              </w:rPr>
                            </w:pPr>
                          </w:p>
                          <w:p w14:paraId="7F86A9EF" w14:textId="77777777" w:rsidR="00720AD6" w:rsidRDefault="00720AD6" w:rsidP="00720AD6">
                            <w:pPr>
                              <w:rPr>
                                <w:rFonts w:ascii="Times New Roman" w:hAnsi="Times New Roman" w:cs="Times New Roman"/>
                                <w:lang w:val="en-US"/>
                              </w:rPr>
                            </w:pPr>
                          </w:p>
                          <w:p w14:paraId="6C322B89" w14:textId="77777777" w:rsidR="00720AD6" w:rsidRDefault="00720AD6" w:rsidP="00720AD6">
                            <w:pPr>
                              <w:rPr>
                                <w:rFonts w:ascii="Times New Roman" w:hAnsi="Times New Roman" w:cs="Times New Roman"/>
                                <w:lang w:val="en-US"/>
                              </w:rPr>
                            </w:pPr>
                          </w:p>
                          <w:p w14:paraId="5BBD0E65" w14:textId="77777777" w:rsidR="00720AD6" w:rsidRDefault="00720AD6" w:rsidP="00720AD6">
                            <w:pPr>
                              <w:rPr>
                                <w:rFonts w:ascii="Times New Roman" w:hAnsi="Times New Roman" w:cs="Times New Roman"/>
                                <w:lang w:val="en-US"/>
                              </w:rPr>
                            </w:pPr>
                          </w:p>
                          <w:p w14:paraId="7EDE1A9F" w14:textId="77777777" w:rsidR="00720AD6" w:rsidRDefault="00720AD6" w:rsidP="00720AD6">
                            <w:pPr>
                              <w:rPr>
                                <w:rFonts w:ascii="Times New Roman" w:hAnsi="Times New Roman" w:cs="Times New Roman"/>
                                <w:lang w:val="en-US"/>
                              </w:rPr>
                            </w:pPr>
                          </w:p>
                          <w:p w14:paraId="29B02F1D" w14:textId="77777777" w:rsidR="00720AD6" w:rsidRDefault="00720AD6" w:rsidP="00720AD6">
                            <w:pPr>
                              <w:rPr>
                                <w:rFonts w:ascii="Times New Roman" w:hAnsi="Times New Roman" w:cs="Times New Roman"/>
                                <w:lang w:val="en-US"/>
                              </w:rPr>
                            </w:pPr>
                          </w:p>
                          <w:p w14:paraId="670C2DFF" w14:textId="77777777" w:rsidR="00720AD6" w:rsidRDefault="00720AD6" w:rsidP="00720AD6">
                            <w:pPr>
                              <w:rPr>
                                <w:rFonts w:ascii="Times New Roman" w:hAnsi="Times New Roman" w:cs="Times New Roman"/>
                                <w:lang w:val="en-US"/>
                              </w:rPr>
                            </w:pPr>
                          </w:p>
                          <w:p w14:paraId="594D6DE5" w14:textId="77777777" w:rsidR="00720AD6" w:rsidRDefault="00720AD6" w:rsidP="00720AD6">
                            <w:pPr>
                              <w:rPr>
                                <w:rFonts w:ascii="Times New Roman" w:hAnsi="Times New Roman" w:cs="Times New Roman"/>
                                <w:lang w:val="en-US"/>
                              </w:rPr>
                            </w:pPr>
                          </w:p>
                          <w:p w14:paraId="0A7DD75E" w14:textId="77777777" w:rsidR="00720AD6" w:rsidRDefault="00720AD6" w:rsidP="00720AD6">
                            <w:pPr>
                              <w:rPr>
                                <w:rFonts w:ascii="Times New Roman" w:hAnsi="Times New Roman" w:cs="Times New Roman"/>
                                <w:lang w:val="en-US"/>
                              </w:rPr>
                            </w:pPr>
                          </w:p>
                          <w:p w14:paraId="18BBD737" w14:textId="77777777" w:rsidR="00720AD6" w:rsidRDefault="00720AD6" w:rsidP="00720AD6">
                            <w:pPr>
                              <w:rPr>
                                <w:rFonts w:ascii="Times New Roman" w:hAnsi="Times New Roman" w:cs="Times New Roman"/>
                                <w:lang w:val="en-US"/>
                              </w:rPr>
                            </w:pPr>
                          </w:p>
                          <w:p w14:paraId="793C16F1" w14:textId="77777777" w:rsidR="00720AD6" w:rsidRDefault="00720AD6" w:rsidP="00720AD6">
                            <w:pPr>
                              <w:rPr>
                                <w:rFonts w:ascii="Times New Roman" w:hAnsi="Times New Roman" w:cs="Times New Roman"/>
                                <w:lang w:val="en-US"/>
                              </w:rPr>
                            </w:pPr>
                          </w:p>
                          <w:p w14:paraId="11492413" w14:textId="77777777" w:rsidR="00720AD6" w:rsidRDefault="00720AD6" w:rsidP="00720AD6">
                            <w:pPr>
                              <w:rPr>
                                <w:rFonts w:ascii="Times New Roman" w:hAnsi="Times New Roman" w:cs="Times New Roman"/>
                                <w:lang w:val="en-US"/>
                              </w:rPr>
                            </w:pPr>
                          </w:p>
                          <w:p w14:paraId="3DF99E95" w14:textId="77777777" w:rsidR="00720AD6" w:rsidRDefault="00720AD6" w:rsidP="00720AD6">
                            <w:pPr>
                              <w:rPr>
                                <w:rFonts w:ascii="Times New Roman" w:hAnsi="Times New Roman" w:cs="Times New Roman"/>
                                <w:lang w:val="en-US"/>
                              </w:rPr>
                            </w:pPr>
                          </w:p>
                          <w:p w14:paraId="2C457E04" w14:textId="77777777" w:rsidR="00720AD6" w:rsidRDefault="00720AD6" w:rsidP="00720AD6">
                            <w:pPr>
                              <w:rPr>
                                <w:rFonts w:ascii="Times New Roman" w:hAnsi="Times New Roman" w:cs="Times New Roman"/>
                                <w:lang w:val="en-US"/>
                              </w:rPr>
                            </w:pPr>
                          </w:p>
                          <w:p w14:paraId="010028AA" w14:textId="77777777" w:rsidR="00720AD6" w:rsidRDefault="00720AD6" w:rsidP="00720AD6">
                            <w:pPr>
                              <w:rPr>
                                <w:rFonts w:ascii="Times New Roman" w:hAnsi="Times New Roman" w:cs="Times New Roman"/>
                                <w:lang w:val="en-US"/>
                              </w:rPr>
                            </w:pPr>
                          </w:p>
                          <w:p w14:paraId="7E24A0A0" w14:textId="77777777" w:rsidR="00720AD6" w:rsidRDefault="00720AD6" w:rsidP="00720AD6">
                            <w:pPr>
                              <w:rPr>
                                <w:rFonts w:ascii="Times New Roman" w:hAnsi="Times New Roman" w:cs="Times New Roman"/>
                                <w:lang w:val="en-US"/>
                              </w:rPr>
                            </w:pPr>
                          </w:p>
                          <w:p w14:paraId="5E331408" w14:textId="77777777" w:rsidR="00720AD6" w:rsidRDefault="00720AD6" w:rsidP="00720AD6">
                            <w:pPr>
                              <w:rPr>
                                <w:rFonts w:ascii="Times New Roman" w:hAnsi="Times New Roman" w:cs="Times New Roman"/>
                                <w:lang w:val="en-US"/>
                              </w:rPr>
                            </w:pPr>
                          </w:p>
                          <w:p w14:paraId="689470AA" w14:textId="77777777" w:rsidR="00720AD6" w:rsidRDefault="00720AD6" w:rsidP="00720AD6">
                            <w:pPr>
                              <w:rPr>
                                <w:rFonts w:ascii="Times New Roman" w:hAnsi="Times New Roman" w:cs="Times New Roman"/>
                                <w:lang w:val="en-US"/>
                              </w:rPr>
                            </w:pPr>
                          </w:p>
                          <w:p w14:paraId="21B309F8" w14:textId="77777777" w:rsidR="00720AD6" w:rsidRDefault="00720AD6" w:rsidP="00720AD6">
                            <w:pPr>
                              <w:rPr>
                                <w:rFonts w:ascii="Times New Roman" w:hAnsi="Times New Roman" w:cs="Times New Roman"/>
                                <w:lang w:val="en-US"/>
                              </w:rPr>
                            </w:pPr>
                          </w:p>
                          <w:p w14:paraId="6C922B42" w14:textId="77777777" w:rsidR="00720AD6" w:rsidRDefault="00720AD6" w:rsidP="00720AD6">
                            <w:pPr>
                              <w:rPr>
                                <w:rFonts w:ascii="Times New Roman" w:hAnsi="Times New Roman" w:cs="Times New Roman"/>
                                <w:lang w:val="en-US"/>
                              </w:rPr>
                            </w:pPr>
                          </w:p>
                          <w:p w14:paraId="3E927DB6" w14:textId="77777777" w:rsidR="00720AD6" w:rsidRDefault="00720AD6" w:rsidP="00720AD6">
                            <w:pPr>
                              <w:rPr>
                                <w:rFonts w:ascii="Times New Roman" w:hAnsi="Times New Roman" w:cs="Times New Roman"/>
                                <w:lang w:val="en-US"/>
                              </w:rPr>
                            </w:pPr>
                          </w:p>
                          <w:p w14:paraId="14ED76FA" w14:textId="77777777" w:rsidR="00720AD6" w:rsidRDefault="00720AD6" w:rsidP="00720AD6">
                            <w:pPr>
                              <w:rPr>
                                <w:rFonts w:ascii="Times New Roman" w:hAnsi="Times New Roman" w:cs="Times New Roman"/>
                                <w:lang w:val="en-US"/>
                              </w:rPr>
                            </w:pPr>
                          </w:p>
                          <w:p w14:paraId="74FA0FB6" w14:textId="77777777" w:rsidR="00720AD6" w:rsidRDefault="00720AD6" w:rsidP="00720AD6">
                            <w:pPr>
                              <w:rPr>
                                <w:rFonts w:ascii="Times New Roman" w:hAnsi="Times New Roman" w:cs="Times New Roman"/>
                                <w:lang w:val="en-US"/>
                              </w:rPr>
                            </w:pPr>
                          </w:p>
                          <w:p w14:paraId="3839B07B" w14:textId="77777777" w:rsidR="00720AD6" w:rsidRDefault="00720AD6" w:rsidP="00720AD6">
                            <w:pPr>
                              <w:rPr>
                                <w:rFonts w:ascii="Times New Roman" w:hAnsi="Times New Roman" w:cs="Times New Roman"/>
                                <w:lang w:val="en-US"/>
                              </w:rPr>
                            </w:pPr>
                          </w:p>
                          <w:p w14:paraId="18341FCD" w14:textId="77777777" w:rsidR="00720AD6" w:rsidRDefault="00720AD6" w:rsidP="00720AD6">
                            <w:pPr>
                              <w:rPr>
                                <w:rFonts w:ascii="Times New Roman" w:hAnsi="Times New Roman" w:cs="Times New Roman"/>
                                <w:lang w:val="en-US"/>
                              </w:rPr>
                            </w:pPr>
                          </w:p>
                          <w:p w14:paraId="22B4A908" w14:textId="77777777" w:rsidR="00720AD6" w:rsidRDefault="00720AD6" w:rsidP="00720AD6">
                            <w:pPr>
                              <w:rPr>
                                <w:rFonts w:ascii="Times New Roman" w:hAnsi="Times New Roman" w:cs="Times New Roman"/>
                                <w:lang w:val="en-US"/>
                              </w:rPr>
                            </w:pPr>
                          </w:p>
                          <w:p w14:paraId="07C55C2B" w14:textId="77777777" w:rsidR="00720AD6" w:rsidRDefault="00720AD6" w:rsidP="00720AD6">
                            <w:pPr>
                              <w:rPr>
                                <w:rFonts w:ascii="Times New Roman" w:hAnsi="Times New Roman" w:cs="Times New Roman"/>
                                <w:lang w:val="en-US"/>
                              </w:rPr>
                            </w:pPr>
                          </w:p>
                          <w:p w14:paraId="396DA34E" w14:textId="77777777" w:rsidR="00720AD6" w:rsidRDefault="00720AD6" w:rsidP="00720AD6">
                            <w:pPr>
                              <w:rPr>
                                <w:rFonts w:ascii="Times New Roman" w:hAnsi="Times New Roman" w:cs="Times New Roman"/>
                                <w:lang w:val="en-US"/>
                              </w:rPr>
                            </w:pPr>
                          </w:p>
                          <w:p w14:paraId="3E1EBE54" w14:textId="77777777" w:rsidR="00720AD6" w:rsidRDefault="00720AD6" w:rsidP="00720AD6">
                            <w:pPr>
                              <w:rPr>
                                <w:rFonts w:ascii="Times New Roman" w:hAnsi="Times New Roman" w:cs="Times New Roman"/>
                                <w:lang w:val="en-US"/>
                              </w:rPr>
                            </w:pPr>
                          </w:p>
                          <w:p w14:paraId="3C7871EF" w14:textId="77777777" w:rsidR="00720AD6" w:rsidRDefault="00720AD6" w:rsidP="00720AD6">
                            <w:pPr>
                              <w:rPr>
                                <w:rFonts w:ascii="Times New Roman" w:hAnsi="Times New Roman" w:cs="Times New Roman"/>
                                <w:lang w:val="en-US"/>
                              </w:rPr>
                            </w:pPr>
                          </w:p>
                          <w:p w14:paraId="73B7BA5C" w14:textId="77777777" w:rsidR="00720AD6" w:rsidRDefault="00720AD6" w:rsidP="00720AD6">
                            <w:pPr>
                              <w:rPr>
                                <w:rFonts w:ascii="Times New Roman" w:hAnsi="Times New Roman" w:cs="Times New Roman"/>
                                <w:lang w:val="en-US"/>
                              </w:rPr>
                            </w:pPr>
                          </w:p>
                          <w:p w14:paraId="6A7541C6" w14:textId="77777777" w:rsidR="00720AD6" w:rsidRDefault="00720AD6" w:rsidP="00720AD6">
                            <w:pPr>
                              <w:rPr>
                                <w:rFonts w:ascii="Times New Roman" w:hAnsi="Times New Roman" w:cs="Times New Roman"/>
                                <w:lang w:val="en-US"/>
                              </w:rPr>
                            </w:pPr>
                          </w:p>
                          <w:p w14:paraId="2F692791" w14:textId="77777777" w:rsidR="00720AD6" w:rsidRDefault="00720AD6" w:rsidP="00720AD6">
                            <w:pPr>
                              <w:rPr>
                                <w:rFonts w:ascii="Times New Roman" w:hAnsi="Times New Roman" w:cs="Times New Roman"/>
                                <w:lang w:val="en-US"/>
                              </w:rPr>
                            </w:pPr>
                          </w:p>
                          <w:p w14:paraId="701FA8F5" w14:textId="77777777" w:rsidR="00720AD6" w:rsidRDefault="00720AD6" w:rsidP="00720AD6">
                            <w:pPr>
                              <w:rPr>
                                <w:rFonts w:ascii="Times New Roman" w:hAnsi="Times New Roman" w:cs="Times New Roman"/>
                                <w:lang w:val="en-US"/>
                              </w:rPr>
                            </w:pPr>
                          </w:p>
                          <w:p w14:paraId="09A1C38E" w14:textId="77777777" w:rsidR="00720AD6" w:rsidRDefault="00720AD6" w:rsidP="00720AD6">
                            <w:pPr>
                              <w:rPr>
                                <w:rFonts w:ascii="Times New Roman" w:hAnsi="Times New Roman" w:cs="Times New Roman"/>
                                <w:lang w:val="en-US"/>
                              </w:rPr>
                            </w:pPr>
                          </w:p>
                          <w:p w14:paraId="1DD7DE81" w14:textId="77777777" w:rsidR="00720AD6" w:rsidRDefault="00720AD6" w:rsidP="00720AD6">
                            <w:pPr>
                              <w:rPr>
                                <w:rFonts w:ascii="Times New Roman" w:hAnsi="Times New Roman" w:cs="Times New Roman"/>
                                <w:lang w:val="en-US"/>
                              </w:rPr>
                            </w:pPr>
                          </w:p>
                          <w:p w14:paraId="7D7FAC03" w14:textId="77777777" w:rsidR="00720AD6" w:rsidRDefault="00720AD6" w:rsidP="00720AD6">
                            <w:pPr>
                              <w:rPr>
                                <w:rFonts w:ascii="Times New Roman" w:hAnsi="Times New Roman" w:cs="Times New Roman"/>
                                <w:lang w:val="en-US"/>
                              </w:rPr>
                            </w:pPr>
                          </w:p>
                          <w:p w14:paraId="25F6F54A" w14:textId="77777777" w:rsidR="00720AD6" w:rsidRDefault="00720AD6" w:rsidP="00720AD6">
                            <w:pPr>
                              <w:rPr>
                                <w:rFonts w:ascii="Times New Roman" w:hAnsi="Times New Roman" w:cs="Times New Roman"/>
                                <w:lang w:val="en-US"/>
                              </w:rPr>
                            </w:pPr>
                          </w:p>
                          <w:p w14:paraId="0E2CD7A6" w14:textId="77777777" w:rsidR="00720AD6" w:rsidRPr="00DD24D2" w:rsidRDefault="00720AD6" w:rsidP="00720AD6">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DFCEA8" id="Oval 2" o:spid="_x0000_s1044" style="position:absolute;margin-left:180.9pt;margin-top:4.9pt;width:118.9pt;height:93.4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" fillcolor="#4472c4 [3204]" strokecolor="#09101d [484]" strokeweight="1pt">
                <v:stroke joinstyle="miter"/>
                <v:textbox>
                  <w:txbxContent>
                    <w:p w14:paraId="6325D3B3" w14:textId="77777777" w:rsidR="00720AD6" w:rsidRDefault="00720AD6" w:rsidP="00720AD6">
                      <w:pPr>
                        <w:rPr>
                          <w:lang w:val="en-US"/>
                        </w:rPr>
                      </w:pPr>
                      <w:r>
                        <w:rPr>
                          <w:lang w:val="en-US"/>
                        </w:rPr>
                        <w:t xml:space="preserve">          0.0</w:t>
                      </w:r>
                    </w:p>
                    <w:p w14:paraId="3D3767F3" w14:textId="77777777" w:rsidR="00720AD6" w:rsidRDefault="00720AD6" w:rsidP="00720AD6">
                      <w:pPr>
                        <w:rPr>
                          <w:rFonts w:ascii="Times New Roman" w:hAnsi="Times New Roman" w:cs="Times New Roman"/>
                          <w:lang w:val="en-US"/>
                        </w:rPr>
                      </w:pPr>
                      <w:r w:rsidRPr="00DD24D2">
                        <w:rPr>
                          <w:rFonts w:ascii="Times New Roman" w:hAnsi="Times New Roman" w:cs="Times New Roman"/>
                          <w:lang w:val="en-US"/>
                        </w:rPr>
                        <w:t>Daily Planner System</w:t>
                      </w:r>
                    </w:p>
                    <w:p w14:paraId="119B9AAA" w14:textId="77777777" w:rsidR="00720AD6" w:rsidRDefault="00720AD6" w:rsidP="00720AD6">
                      <w:pPr>
                        <w:rPr>
                          <w:rFonts w:ascii="Times New Roman" w:hAnsi="Times New Roman" w:cs="Times New Roman"/>
                          <w:lang w:val="en-US"/>
                        </w:rPr>
                      </w:pPr>
                    </w:p>
                    <w:p w14:paraId="198926E1" w14:textId="77777777" w:rsidR="00720AD6" w:rsidRDefault="00720AD6" w:rsidP="00720AD6">
                      <w:pPr>
                        <w:rPr>
                          <w:rFonts w:ascii="Times New Roman" w:hAnsi="Times New Roman" w:cs="Times New Roman"/>
                          <w:lang w:val="en-US"/>
                        </w:rPr>
                      </w:pPr>
                    </w:p>
                    <w:p w14:paraId="3DA54547" w14:textId="77777777" w:rsidR="00720AD6" w:rsidRDefault="00720AD6" w:rsidP="00720AD6">
                      <w:pPr>
                        <w:rPr>
                          <w:rFonts w:ascii="Times New Roman" w:hAnsi="Times New Roman" w:cs="Times New Roman"/>
                          <w:lang w:val="en-US"/>
                        </w:rPr>
                      </w:pPr>
                    </w:p>
                    <w:p w14:paraId="085F8FD6" w14:textId="77777777" w:rsidR="00720AD6" w:rsidRDefault="00720AD6" w:rsidP="00720AD6">
                      <w:pPr>
                        <w:rPr>
                          <w:rFonts w:ascii="Times New Roman" w:hAnsi="Times New Roman" w:cs="Times New Roman"/>
                          <w:lang w:val="en-US"/>
                        </w:rPr>
                      </w:pPr>
                    </w:p>
                    <w:p w14:paraId="551DAC74" w14:textId="77777777" w:rsidR="00720AD6" w:rsidRDefault="00720AD6" w:rsidP="00720AD6">
                      <w:pPr>
                        <w:rPr>
                          <w:rFonts w:ascii="Times New Roman" w:hAnsi="Times New Roman" w:cs="Times New Roman"/>
                          <w:lang w:val="en-US"/>
                        </w:rPr>
                      </w:pPr>
                    </w:p>
                    <w:p w14:paraId="6E6DC251" w14:textId="77777777" w:rsidR="00720AD6" w:rsidRDefault="00720AD6" w:rsidP="00720AD6">
                      <w:pPr>
                        <w:rPr>
                          <w:rFonts w:ascii="Times New Roman" w:hAnsi="Times New Roman" w:cs="Times New Roman"/>
                          <w:lang w:val="en-US"/>
                        </w:rPr>
                      </w:pPr>
                    </w:p>
                    <w:p w14:paraId="03C49803" w14:textId="77777777" w:rsidR="00720AD6" w:rsidRDefault="00720AD6" w:rsidP="00720AD6">
                      <w:pPr>
                        <w:rPr>
                          <w:rFonts w:ascii="Times New Roman" w:hAnsi="Times New Roman" w:cs="Times New Roman"/>
                          <w:lang w:val="en-US"/>
                        </w:rPr>
                      </w:pPr>
                    </w:p>
                    <w:p w14:paraId="280864DD" w14:textId="77777777" w:rsidR="00720AD6" w:rsidRDefault="00720AD6" w:rsidP="00720AD6">
                      <w:pPr>
                        <w:rPr>
                          <w:rFonts w:ascii="Times New Roman" w:hAnsi="Times New Roman" w:cs="Times New Roman"/>
                          <w:lang w:val="en-US"/>
                        </w:rPr>
                      </w:pPr>
                    </w:p>
                    <w:p w14:paraId="6512277B" w14:textId="77777777" w:rsidR="00720AD6" w:rsidRDefault="00720AD6" w:rsidP="00720AD6">
                      <w:pPr>
                        <w:rPr>
                          <w:rFonts w:ascii="Times New Roman" w:hAnsi="Times New Roman" w:cs="Times New Roman"/>
                          <w:lang w:val="en-US"/>
                        </w:rPr>
                      </w:pPr>
                    </w:p>
                    <w:p w14:paraId="0481988B" w14:textId="77777777" w:rsidR="00720AD6" w:rsidRDefault="00720AD6" w:rsidP="00720AD6">
                      <w:pPr>
                        <w:rPr>
                          <w:rFonts w:ascii="Times New Roman" w:hAnsi="Times New Roman" w:cs="Times New Roman"/>
                          <w:lang w:val="en-US"/>
                        </w:rPr>
                      </w:pPr>
                    </w:p>
                    <w:p w14:paraId="7AC5AD76" w14:textId="77777777" w:rsidR="00720AD6" w:rsidRDefault="00720AD6" w:rsidP="00720AD6">
                      <w:pPr>
                        <w:rPr>
                          <w:rFonts w:ascii="Times New Roman" w:hAnsi="Times New Roman" w:cs="Times New Roman"/>
                          <w:lang w:val="en-US"/>
                        </w:rPr>
                      </w:pPr>
                    </w:p>
                    <w:p w14:paraId="0C9C8513" w14:textId="77777777" w:rsidR="00720AD6" w:rsidRDefault="00720AD6" w:rsidP="00720AD6">
                      <w:pPr>
                        <w:rPr>
                          <w:rFonts w:ascii="Times New Roman" w:hAnsi="Times New Roman" w:cs="Times New Roman"/>
                          <w:lang w:val="en-US"/>
                        </w:rPr>
                      </w:pPr>
                    </w:p>
                    <w:p w14:paraId="6BA9F175" w14:textId="77777777" w:rsidR="00720AD6" w:rsidRDefault="00720AD6" w:rsidP="00720AD6">
                      <w:pPr>
                        <w:rPr>
                          <w:rFonts w:ascii="Times New Roman" w:hAnsi="Times New Roman" w:cs="Times New Roman"/>
                          <w:lang w:val="en-US"/>
                        </w:rPr>
                      </w:pPr>
                    </w:p>
                    <w:p w14:paraId="71A10140" w14:textId="77777777" w:rsidR="00720AD6" w:rsidRDefault="00720AD6" w:rsidP="00720AD6">
                      <w:pPr>
                        <w:rPr>
                          <w:rFonts w:ascii="Times New Roman" w:hAnsi="Times New Roman" w:cs="Times New Roman"/>
                          <w:lang w:val="en-US"/>
                        </w:rPr>
                      </w:pPr>
                    </w:p>
                    <w:p w14:paraId="48B9D5E2" w14:textId="77777777" w:rsidR="00720AD6" w:rsidRDefault="00720AD6" w:rsidP="00720AD6">
                      <w:pPr>
                        <w:rPr>
                          <w:rFonts w:ascii="Times New Roman" w:hAnsi="Times New Roman" w:cs="Times New Roman"/>
                          <w:lang w:val="en-US"/>
                        </w:rPr>
                      </w:pPr>
                    </w:p>
                    <w:p w14:paraId="1C4F0CA8" w14:textId="77777777" w:rsidR="00720AD6" w:rsidRDefault="00720AD6" w:rsidP="00720AD6">
                      <w:pPr>
                        <w:rPr>
                          <w:rFonts w:ascii="Times New Roman" w:hAnsi="Times New Roman" w:cs="Times New Roman"/>
                          <w:lang w:val="en-US"/>
                        </w:rPr>
                      </w:pPr>
                    </w:p>
                    <w:p w14:paraId="1FA53C6F" w14:textId="77777777" w:rsidR="00720AD6" w:rsidRDefault="00720AD6" w:rsidP="00720AD6">
                      <w:pPr>
                        <w:rPr>
                          <w:rFonts w:ascii="Times New Roman" w:hAnsi="Times New Roman" w:cs="Times New Roman"/>
                          <w:lang w:val="en-US"/>
                        </w:rPr>
                      </w:pPr>
                    </w:p>
                    <w:p w14:paraId="210C3908" w14:textId="77777777" w:rsidR="00720AD6" w:rsidRDefault="00720AD6" w:rsidP="00720AD6">
                      <w:pPr>
                        <w:rPr>
                          <w:rFonts w:ascii="Times New Roman" w:hAnsi="Times New Roman" w:cs="Times New Roman"/>
                          <w:lang w:val="en-US"/>
                        </w:rPr>
                      </w:pPr>
                    </w:p>
                    <w:p w14:paraId="6CF49F0D" w14:textId="77777777" w:rsidR="00720AD6" w:rsidRDefault="00720AD6" w:rsidP="00720AD6">
                      <w:pPr>
                        <w:rPr>
                          <w:rFonts w:ascii="Times New Roman" w:hAnsi="Times New Roman" w:cs="Times New Roman"/>
                          <w:lang w:val="en-US"/>
                        </w:rPr>
                      </w:pPr>
                    </w:p>
                    <w:p w14:paraId="7F86A9EF" w14:textId="77777777" w:rsidR="00720AD6" w:rsidRDefault="00720AD6" w:rsidP="00720AD6">
                      <w:pPr>
                        <w:rPr>
                          <w:rFonts w:ascii="Times New Roman" w:hAnsi="Times New Roman" w:cs="Times New Roman"/>
                          <w:lang w:val="en-US"/>
                        </w:rPr>
                      </w:pPr>
                    </w:p>
                    <w:p w14:paraId="6C322B89" w14:textId="77777777" w:rsidR="00720AD6" w:rsidRDefault="00720AD6" w:rsidP="00720AD6">
                      <w:pPr>
                        <w:rPr>
                          <w:rFonts w:ascii="Times New Roman" w:hAnsi="Times New Roman" w:cs="Times New Roman"/>
                          <w:lang w:val="en-US"/>
                        </w:rPr>
                      </w:pPr>
                    </w:p>
                    <w:p w14:paraId="5BBD0E65" w14:textId="77777777" w:rsidR="00720AD6" w:rsidRDefault="00720AD6" w:rsidP="00720AD6">
                      <w:pPr>
                        <w:rPr>
                          <w:rFonts w:ascii="Times New Roman" w:hAnsi="Times New Roman" w:cs="Times New Roman"/>
                          <w:lang w:val="en-US"/>
                        </w:rPr>
                      </w:pPr>
                    </w:p>
                    <w:p w14:paraId="7EDE1A9F" w14:textId="77777777" w:rsidR="00720AD6" w:rsidRDefault="00720AD6" w:rsidP="00720AD6">
                      <w:pPr>
                        <w:rPr>
                          <w:rFonts w:ascii="Times New Roman" w:hAnsi="Times New Roman" w:cs="Times New Roman"/>
                          <w:lang w:val="en-US"/>
                        </w:rPr>
                      </w:pPr>
                    </w:p>
                    <w:p w14:paraId="29B02F1D" w14:textId="77777777" w:rsidR="00720AD6" w:rsidRDefault="00720AD6" w:rsidP="00720AD6">
                      <w:pPr>
                        <w:rPr>
                          <w:rFonts w:ascii="Times New Roman" w:hAnsi="Times New Roman" w:cs="Times New Roman"/>
                          <w:lang w:val="en-US"/>
                        </w:rPr>
                      </w:pPr>
                    </w:p>
                    <w:p w14:paraId="670C2DFF" w14:textId="77777777" w:rsidR="00720AD6" w:rsidRDefault="00720AD6" w:rsidP="00720AD6">
                      <w:pPr>
                        <w:rPr>
                          <w:rFonts w:ascii="Times New Roman" w:hAnsi="Times New Roman" w:cs="Times New Roman"/>
                          <w:lang w:val="en-US"/>
                        </w:rPr>
                      </w:pPr>
                    </w:p>
                    <w:p w14:paraId="594D6DE5" w14:textId="77777777" w:rsidR="00720AD6" w:rsidRDefault="00720AD6" w:rsidP="00720AD6">
                      <w:pPr>
                        <w:rPr>
                          <w:rFonts w:ascii="Times New Roman" w:hAnsi="Times New Roman" w:cs="Times New Roman"/>
                          <w:lang w:val="en-US"/>
                        </w:rPr>
                      </w:pPr>
                    </w:p>
                    <w:p w14:paraId="0A7DD75E" w14:textId="77777777" w:rsidR="00720AD6" w:rsidRDefault="00720AD6" w:rsidP="00720AD6">
                      <w:pPr>
                        <w:rPr>
                          <w:rFonts w:ascii="Times New Roman" w:hAnsi="Times New Roman" w:cs="Times New Roman"/>
                          <w:lang w:val="en-US"/>
                        </w:rPr>
                      </w:pPr>
                    </w:p>
                    <w:p w14:paraId="18BBD737" w14:textId="77777777" w:rsidR="00720AD6" w:rsidRDefault="00720AD6" w:rsidP="00720AD6">
                      <w:pPr>
                        <w:rPr>
                          <w:rFonts w:ascii="Times New Roman" w:hAnsi="Times New Roman" w:cs="Times New Roman"/>
                          <w:lang w:val="en-US"/>
                        </w:rPr>
                      </w:pPr>
                    </w:p>
                    <w:p w14:paraId="793C16F1" w14:textId="77777777" w:rsidR="00720AD6" w:rsidRDefault="00720AD6" w:rsidP="00720AD6">
                      <w:pPr>
                        <w:rPr>
                          <w:rFonts w:ascii="Times New Roman" w:hAnsi="Times New Roman" w:cs="Times New Roman"/>
                          <w:lang w:val="en-US"/>
                        </w:rPr>
                      </w:pPr>
                    </w:p>
                    <w:p w14:paraId="11492413" w14:textId="77777777" w:rsidR="00720AD6" w:rsidRDefault="00720AD6" w:rsidP="00720AD6">
                      <w:pPr>
                        <w:rPr>
                          <w:rFonts w:ascii="Times New Roman" w:hAnsi="Times New Roman" w:cs="Times New Roman"/>
                          <w:lang w:val="en-US"/>
                        </w:rPr>
                      </w:pPr>
                    </w:p>
                    <w:p w14:paraId="3DF99E95" w14:textId="77777777" w:rsidR="00720AD6" w:rsidRDefault="00720AD6" w:rsidP="00720AD6">
                      <w:pPr>
                        <w:rPr>
                          <w:rFonts w:ascii="Times New Roman" w:hAnsi="Times New Roman" w:cs="Times New Roman"/>
                          <w:lang w:val="en-US"/>
                        </w:rPr>
                      </w:pPr>
                    </w:p>
                    <w:p w14:paraId="2C457E04" w14:textId="77777777" w:rsidR="00720AD6" w:rsidRDefault="00720AD6" w:rsidP="00720AD6">
                      <w:pPr>
                        <w:rPr>
                          <w:rFonts w:ascii="Times New Roman" w:hAnsi="Times New Roman" w:cs="Times New Roman"/>
                          <w:lang w:val="en-US"/>
                        </w:rPr>
                      </w:pPr>
                    </w:p>
                    <w:p w14:paraId="010028AA" w14:textId="77777777" w:rsidR="00720AD6" w:rsidRDefault="00720AD6" w:rsidP="00720AD6">
                      <w:pPr>
                        <w:rPr>
                          <w:rFonts w:ascii="Times New Roman" w:hAnsi="Times New Roman" w:cs="Times New Roman"/>
                          <w:lang w:val="en-US"/>
                        </w:rPr>
                      </w:pPr>
                    </w:p>
                    <w:p w14:paraId="7E24A0A0" w14:textId="77777777" w:rsidR="00720AD6" w:rsidRDefault="00720AD6" w:rsidP="00720AD6">
                      <w:pPr>
                        <w:rPr>
                          <w:rFonts w:ascii="Times New Roman" w:hAnsi="Times New Roman" w:cs="Times New Roman"/>
                          <w:lang w:val="en-US"/>
                        </w:rPr>
                      </w:pPr>
                    </w:p>
                    <w:p w14:paraId="5E331408" w14:textId="77777777" w:rsidR="00720AD6" w:rsidRDefault="00720AD6" w:rsidP="00720AD6">
                      <w:pPr>
                        <w:rPr>
                          <w:rFonts w:ascii="Times New Roman" w:hAnsi="Times New Roman" w:cs="Times New Roman"/>
                          <w:lang w:val="en-US"/>
                        </w:rPr>
                      </w:pPr>
                    </w:p>
                    <w:p w14:paraId="689470AA" w14:textId="77777777" w:rsidR="00720AD6" w:rsidRDefault="00720AD6" w:rsidP="00720AD6">
                      <w:pPr>
                        <w:rPr>
                          <w:rFonts w:ascii="Times New Roman" w:hAnsi="Times New Roman" w:cs="Times New Roman"/>
                          <w:lang w:val="en-US"/>
                        </w:rPr>
                      </w:pPr>
                    </w:p>
                    <w:p w14:paraId="21B309F8" w14:textId="77777777" w:rsidR="00720AD6" w:rsidRDefault="00720AD6" w:rsidP="00720AD6">
                      <w:pPr>
                        <w:rPr>
                          <w:rFonts w:ascii="Times New Roman" w:hAnsi="Times New Roman" w:cs="Times New Roman"/>
                          <w:lang w:val="en-US"/>
                        </w:rPr>
                      </w:pPr>
                    </w:p>
                    <w:p w14:paraId="6C922B42" w14:textId="77777777" w:rsidR="00720AD6" w:rsidRDefault="00720AD6" w:rsidP="00720AD6">
                      <w:pPr>
                        <w:rPr>
                          <w:rFonts w:ascii="Times New Roman" w:hAnsi="Times New Roman" w:cs="Times New Roman"/>
                          <w:lang w:val="en-US"/>
                        </w:rPr>
                      </w:pPr>
                    </w:p>
                    <w:p w14:paraId="3E927DB6" w14:textId="77777777" w:rsidR="00720AD6" w:rsidRDefault="00720AD6" w:rsidP="00720AD6">
                      <w:pPr>
                        <w:rPr>
                          <w:rFonts w:ascii="Times New Roman" w:hAnsi="Times New Roman" w:cs="Times New Roman"/>
                          <w:lang w:val="en-US"/>
                        </w:rPr>
                      </w:pPr>
                    </w:p>
                    <w:p w14:paraId="14ED76FA" w14:textId="77777777" w:rsidR="00720AD6" w:rsidRDefault="00720AD6" w:rsidP="00720AD6">
                      <w:pPr>
                        <w:rPr>
                          <w:rFonts w:ascii="Times New Roman" w:hAnsi="Times New Roman" w:cs="Times New Roman"/>
                          <w:lang w:val="en-US"/>
                        </w:rPr>
                      </w:pPr>
                    </w:p>
                    <w:p w14:paraId="74FA0FB6" w14:textId="77777777" w:rsidR="00720AD6" w:rsidRDefault="00720AD6" w:rsidP="00720AD6">
                      <w:pPr>
                        <w:rPr>
                          <w:rFonts w:ascii="Times New Roman" w:hAnsi="Times New Roman" w:cs="Times New Roman"/>
                          <w:lang w:val="en-US"/>
                        </w:rPr>
                      </w:pPr>
                    </w:p>
                    <w:p w14:paraId="3839B07B" w14:textId="77777777" w:rsidR="00720AD6" w:rsidRDefault="00720AD6" w:rsidP="00720AD6">
                      <w:pPr>
                        <w:rPr>
                          <w:rFonts w:ascii="Times New Roman" w:hAnsi="Times New Roman" w:cs="Times New Roman"/>
                          <w:lang w:val="en-US"/>
                        </w:rPr>
                      </w:pPr>
                    </w:p>
                    <w:p w14:paraId="18341FCD" w14:textId="77777777" w:rsidR="00720AD6" w:rsidRDefault="00720AD6" w:rsidP="00720AD6">
                      <w:pPr>
                        <w:rPr>
                          <w:rFonts w:ascii="Times New Roman" w:hAnsi="Times New Roman" w:cs="Times New Roman"/>
                          <w:lang w:val="en-US"/>
                        </w:rPr>
                      </w:pPr>
                    </w:p>
                    <w:p w14:paraId="22B4A908" w14:textId="77777777" w:rsidR="00720AD6" w:rsidRDefault="00720AD6" w:rsidP="00720AD6">
                      <w:pPr>
                        <w:rPr>
                          <w:rFonts w:ascii="Times New Roman" w:hAnsi="Times New Roman" w:cs="Times New Roman"/>
                          <w:lang w:val="en-US"/>
                        </w:rPr>
                      </w:pPr>
                    </w:p>
                    <w:p w14:paraId="07C55C2B" w14:textId="77777777" w:rsidR="00720AD6" w:rsidRDefault="00720AD6" w:rsidP="00720AD6">
                      <w:pPr>
                        <w:rPr>
                          <w:rFonts w:ascii="Times New Roman" w:hAnsi="Times New Roman" w:cs="Times New Roman"/>
                          <w:lang w:val="en-US"/>
                        </w:rPr>
                      </w:pPr>
                    </w:p>
                    <w:p w14:paraId="396DA34E" w14:textId="77777777" w:rsidR="00720AD6" w:rsidRDefault="00720AD6" w:rsidP="00720AD6">
                      <w:pPr>
                        <w:rPr>
                          <w:rFonts w:ascii="Times New Roman" w:hAnsi="Times New Roman" w:cs="Times New Roman"/>
                          <w:lang w:val="en-US"/>
                        </w:rPr>
                      </w:pPr>
                    </w:p>
                    <w:p w14:paraId="3E1EBE54" w14:textId="77777777" w:rsidR="00720AD6" w:rsidRDefault="00720AD6" w:rsidP="00720AD6">
                      <w:pPr>
                        <w:rPr>
                          <w:rFonts w:ascii="Times New Roman" w:hAnsi="Times New Roman" w:cs="Times New Roman"/>
                          <w:lang w:val="en-US"/>
                        </w:rPr>
                      </w:pPr>
                    </w:p>
                    <w:p w14:paraId="3C7871EF" w14:textId="77777777" w:rsidR="00720AD6" w:rsidRDefault="00720AD6" w:rsidP="00720AD6">
                      <w:pPr>
                        <w:rPr>
                          <w:rFonts w:ascii="Times New Roman" w:hAnsi="Times New Roman" w:cs="Times New Roman"/>
                          <w:lang w:val="en-US"/>
                        </w:rPr>
                      </w:pPr>
                    </w:p>
                    <w:p w14:paraId="73B7BA5C" w14:textId="77777777" w:rsidR="00720AD6" w:rsidRDefault="00720AD6" w:rsidP="00720AD6">
                      <w:pPr>
                        <w:rPr>
                          <w:rFonts w:ascii="Times New Roman" w:hAnsi="Times New Roman" w:cs="Times New Roman"/>
                          <w:lang w:val="en-US"/>
                        </w:rPr>
                      </w:pPr>
                    </w:p>
                    <w:p w14:paraId="6A7541C6" w14:textId="77777777" w:rsidR="00720AD6" w:rsidRDefault="00720AD6" w:rsidP="00720AD6">
                      <w:pPr>
                        <w:rPr>
                          <w:rFonts w:ascii="Times New Roman" w:hAnsi="Times New Roman" w:cs="Times New Roman"/>
                          <w:lang w:val="en-US"/>
                        </w:rPr>
                      </w:pPr>
                    </w:p>
                    <w:p w14:paraId="2F692791" w14:textId="77777777" w:rsidR="00720AD6" w:rsidRDefault="00720AD6" w:rsidP="00720AD6">
                      <w:pPr>
                        <w:rPr>
                          <w:rFonts w:ascii="Times New Roman" w:hAnsi="Times New Roman" w:cs="Times New Roman"/>
                          <w:lang w:val="en-US"/>
                        </w:rPr>
                      </w:pPr>
                    </w:p>
                    <w:p w14:paraId="701FA8F5" w14:textId="77777777" w:rsidR="00720AD6" w:rsidRDefault="00720AD6" w:rsidP="00720AD6">
                      <w:pPr>
                        <w:rPr>
                          <w:rFonts w:ascii="Times New Roman" w:hAnsi="Times New Roman" w:cs="Times New Roman"/>
                          <w:lang w:val="en-US"/>
                        </w:rPr>
                      </w:pPr>
                    </w:p>
                    <w:p w14:paraId="09A1C38E" w14:textId="77777777" w:rsidR="00720AD6" w:rsidRDefault="00720AD6" w:rsidP="00720AD6">
                      <w:pPr>
                        <w:rPr>
                          <w:rFonts w:ascii="Times New Roman" w:hAnsi="Times New Roman" w:cs="Times New Roman"/>
                          <w:lang w:val="en-US"/>
                        </w:rPr>
                      </w:pPr>
                    </w:p>
                    <w:p w14:paraId="1DD7DE81" w14:textId="77777777" w:rsidR="00720AD6" w:rsidRDefault="00720AD6" w:rsidP="00720AD6">
                      <w:pPr>
                        <w:rPr>
                          <w:rFonts w:ascii="Times New Roman" w:hAnsi="Times New Roman" w:cs="Times New Roman"/>
                          <w:lang w:val="en-US"/>
                        </w:rPr>
                      </w:pPr>
                    </w:p>
                    <w:p w14:paraId="7D7FAC03" w14:textId="77777777" w:rsidR="00720AD6" w:rsidRDefault="00720AD6" w:rsidP="00720AD6">
                      <w:pPr>
                        <w:rPr>
                          <w:rFonts w:ascii="Times New Roman" w:hAnsi="Times New Roman" w:cs="Times New Roman"/>
                          <w:lang w:val="en-US"/>
                        </w:rPr>
                      </w:pPr>
                    </w:p>
                    <w:p w14:paraId="25F6F54A" w14:textId="77777777" w:rsidR="00720AD6" w:rsidRDefault="00720AD6" w:rsidP="00720AD6">
                      <w:pPr>
                        <w:rPr>
                          <w:rFonts w:ascii="Times New Roman" w:hAnsi="Times New Roman" w:cs="Times New Roman"/>
                          <w:lang w:val="en-US"/>
                        </w:rPr>
                      </w:pPr>
                    </w:p>
                    <w:p w14:paraId="0E2CD7A6" w14:textId="77777777" w:rsidR="00720AD6" w:rsidRPr="00DD24D2" w:rsidRDefault="00720AD6" w:rsidP="00720AD6">
                      <w:pPr>
                        <w:rPr>
                          <w:rFonts w:ascii="Times New Roman" w:hAnsi="Times New Roman" w:cs="Times New Roman"/>
                          <w:lang w:val="en-US"/>
                        </w:rPr>
                      </w:pPr>
                    </w:p>
                  </w:txbxContent>
                </v:textbox>
              </v:oval>
            </w:pict>
          </mc:Fallback>
        </mc:AlternateContent>
      </w:r>
    </w:p>
    <w:p w14:paraId="22A8E01D" w14:textId="77777777" w:rsidR="00720AD6" w:rsidRDefault="00720AD6" w:rsidP="00720AD6">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25504" behindDoc="0" locked="0" layoutInCell="1" allowOverlap="1" wp14:anchorId="52EA3A92" wp14:editId="7ED5C9E1">
                <wp:simplePos x="0" y="0"/>
                <wp:positionH relativeFrom="column">
                  <wp:posOffset>4855580</wp:posOffset>
                </wp:positionH>
                <wp:positionV relativeFrom="paragraph">
                  <wp:posOffset>208955</wp:posOffset>
                </wp:positionV>
                <wp:extent cx="914400" cy="399254"/>
                <wp:effectExtent l="0" t="0" r="19050" b="20320"/>
                <wp:wrapNone/>
                <wp:docPr id="455413964" name="Rectangle: Rounded Corners 4"/>
                <wp:cNvGraphicFramePr/>
                <a:graphic xmlns:a="http://schemas.openxmlformats.org/drawingml/2006/main">
                  <a:graphicData uri="http://schemas.microsoft.com/office/word/2010/wordprocessingShape">
                    <wps:wsp>
                      <wps:cNvSpPr/>
                      <wps:spPr>
                        <a:xfrm>
                          <a:off x="0" y="0"/>
                          <a:ext cx="914400" cy="39925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E2FA2E" w14:textId="77777777" w:rsidR="00720AD6" w:rsidRPr="00DD24D2" w:rsidRDefault="00720AD6" w:rsidP="00720AD6">
                            <w:pPr>
                              <w:jc w:val="center"/>
                              <w:rPr>
                                <w:rFonts w:ascii="Times New Roman" w:hAnsi="Times New Roman" w:cs="Times New Roman"/>
                                <w:lang w:val="en-US"/>
                              </w:rPr>
                            </w:pPr>
                            <w:r w:rsidRPr="00DD24D2">
                              <w:rPr>
                                <w:rFonts w:ascii="Times New Roman" w:hAnsi="Times New Roman" w:cs="Times New Roman"/>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EA3A92" id="Rectangle: Rounded Corners 4" o:spid="_x0000_s1045" style="position:absolute;margin-left:382.35pt;margin-top:16.45pt;width:1in;height:31.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" fillcolor="#4472c4 [3204]" strokecolor="#09101d [484]" strokeweight="1pt">
                <v:stroke joinstyle="miter"/>
                <v:textbox>
                  <w:txbxContent>
                    <w:p w14:paraId="33E2FA2E" w14:textId="77777777" w:rsidR="00720AD6" w:rsidRPr="00DD24D2" w:rsidRDefault="00720AD6" w:rsidP="00720AD6">
                      <w:pPr>
                        <w:jc w:val="center"/>
                        <w:rPr>
                          <w:rFonts w:ascii="Times New Roman" w:hAnsi="Times New Roman" w:cs="Times New Roman"/>
                          <w:lang w:val="en-US"/>
                        </w:rPr>
                      </w:pPr>
                      <w:r w:rsidRPr="00DD24D2">
                        <w:rPr>
                          <w:rFonts w:ascii="Times New Roman" w:hAnsi="Times New Roman" w:cs="Times New Roman"/>
                          <w:lang w:val="en-US"/>
                        </w:rPr>
                        <w:t>Admin</w:t>
                      </w:r>
                    </w:p>
                  </w:txbxContent>
                </v:textbox>
              </v:roundrect>
            </w:pict>
          </mc:Fallback>
        </mc:AlternateContent>
      </w:r>
      <w:r>
        <w:rPr>
          <w:rFonts w:ascii="Times New Roman" w:hAnsi="Times New Roman" w:cs="Times New Roman"/>
          <w:noProof/>
          <w:lang w:val="en-US"/>
        </w:rPr>
        <mc:AlternateContent>
          <mc:Choice Requires="wps">
            <w:drawing>
              <wp:anchor distT="0" distB="0" distL="114300" distR="114300" simplePos="0" relativeHeight="251924480" behindDoc="0" locked="0" layoutInCell="1" allowOverlap="1" wp14:anchorId="6AAEAA95" wp14:editId="49D2FB0F">
                <wp:simplePos x="0" y="0"/>
                <wp:positionH relativeFrom="column">
                  <wp:posOffset>237281</wp:posOffset>
                </wp:positionH>
                <wp:positionV relativeFrom="paragraph">
                  <wp:posOffset>243678</wp:posOffset>
                </wp:positionV>
                <wp:extent cx="948690" cy="439549"/>
                <wp:effectExtent l="0" t="0" r="22860" b="17780"/>
                <wp:wrapNone/>
                <wp:docPr id="2096109573" name="Rectangle: Rounded Corners 3"/>
                <wp:cNvGraphicFramePr/>
                <a:graphic xmlns:a="http://schemas.openxmlformats.org/drawingml/2006/main">
                  <a:graphicData uri="http://schemas.microsoft.com/office/word/2010/wordprocessingShape">
                    <wps:wsp>
                      <wps:cNvSpPr/>
                      <wps:spPr>
                        <a:xfrm>
                          <a:off x="0" y="0"/>
                          <a:ext cx="948690" cy="43954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425153" w14:textId="77777777" w:rsidR="00720AD6" w:rsidRPr="00DD24D2" w:rsidRDefault="00720AD6" w:rsidP="00720AD6">
                            <w:pPr>
                              <w:jc w:val="center"/>
                              <w:rPr>
                                <w:rFonts w:ascii="Times New Roman" w:hAnsi="Times New Roman" w:cs="Times New Roman"/>
                                <w:lang w:val="en-US"/>
                              </w:rPr>
                            </w:pPr>
                            <w:r w:rsidRPr="00DD24D2">
                              <w:rPr>
                                <w:rFonts w:ascii="Times New Roman" w:hAnsi="Times New Roman" w:cs="Times New Roman"/>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AEAA95" id="Rectangle: Rounded Corners 3" o:spid="_x0000_s1046" style="position:absolute;margin-left:18.7pt;margin-top:19.2pt;width:74.7pt;height:34.6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" fillcolor="#4472c4 [3204]" strokecolor="#09101d [484]" strokeweight="1pt">
                <v:stroke joinstyle="miter"/>
                <v:textbox>
                  <w:txbxContent>
                    <w:p w14:paraId="31425153" w14:textId="77777777" w:rsidR="00720AD6" w:rsidRPr="00DD24D2" w:rsidRDefault="00720AD6" w:rsidP="00720AD6">
                      <w:pPr>
                        <w:jc w:val="center"/>
                        <w:rPr>
                          <w:rFonts w:ascii="Times New Roman" w:hAnsi="Times New Roman" w:cs="Times New Roman"/>
                          <w:lang w:val="en-US"/>
                        </w:rPr>
                      </w:pPr>
                      <w:r w:rsidRPr="00DD24D2">
                        <w:rPr>
                          <w:rFonts w:ascii="Times New Roman" w:hAnsi="Times New Roman" w:cs="Times New Roman"/>
                          <w:lang w:val="en-US"/>
                        </w:rPr>
                        <w:t>User</w:t>
                      </w:r>
                    </w:p>
                  </w:txbxContent>
                </v:textbox>
              </v:roundrect>
            </w:pict>
          </mc:Fallback>
        </mc:AlternateContent>
      </w:r>
      <w:r>
        <w:rPr>
          <w:rFonts w:ascii="Times New Roman" w:hAnsi="Times New Roman" w:cs="Times New Roman"/>
          <w:lang w:val="en-US"/>
        </w:rPr>
        <w:t xml:space="preserve">                                   Task Details                                                        Task Info                                                                                                                                                                                                                </w:t>
      </w:r>
    </w:p>
    <w:p w14:paraId="43AA7E85" w14:textId="77777777" w:rsidR="00720AD6" w:rsidRDefault="00720AD6" w:rsidP="00720AD6">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29600" behindDoc="0" locked="0" layoutInCell="1" allowOverlap="1" wp14:anchorId="3DF63BA0" wp14:editId="2A5A466A">
                <wp:simplePos x="0" y="0"/>
                <wp:positionH relativeFrom="column">
                  <wp:posOffset>3805622</wp:posOffset>
                </wp:positionH>
                <wp:positionV relativeFrom="paragraph">
                  <wp:posOffset>212796</wp:posOffset>
                </wp:positionV>
                <wp:extent cx="1047732" cy="0"/>
                <wp:effectExtent l="38100" t="76200" r="0" b="95250"/>
                <wp:wrapNone/>
                <wp:docPr id="620121500" name="Straight Arrow Connector 101"/>
                <wp:cNvGraphicFramePr/>
                <a:graphic xmlns:a="http://schemas.openxmlformats.org/drawingml/2006/main">
                  <a:graphicData uri="http://schemas.microsoft.com/office/word/2010/wordprocessingShape">
                    <wps:wsp>
                      <wps:cNvCnPr/>
                      <wps:spPr>
                        <a:xfrm flipH="1">
                          <a:off x="0" y="0"/>
                          <a:ext cx="104773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0DA54B" id="_x0000_t32" coordsize="21600,21600" o:spt="32" o:oned="t" path="m,l21600,21600e" filled="f">
                <v:path arrowok="t" fillok="f" o:connecttype="none"/>
                <o:lock v:ext="edit" shapetype="t"/>
              </v:shapetype>
              <v:shape id="Straight Arrow Connector 101" o:spid="_x0000_s1026" type="#_x0000_t32" style="position:absolute;margin-left:299.65pt;margin-top:16.75pt;width:82.5pt;height:0;flip:x;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" strokecolor="#4472c4 [3204]"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28576" behindDoc="0" locked="0" layoutInCell="1" allowOverlap="1" wp14:anchorId="644C0974" wp14:editId="541382C7">
                <wp:simplePos x="0" y="0"/>
                <wp:positionH relativeFrom="column">
                  <wp:posOffset>3805622</wp:posOffset>
                </wp:positionH>
                <wp:positionV relativeFrom="paragraph">
                  <wp:posOffset>91302</wp:posOffset>
                </wp:positionV>
                <wp:extent cx="1047732" cy="0"/>
                <wp:effectExtent l="0" t="76200" r="19685" b="95250"/>
                <wp:wrapNone/>
                <wp:docPr id="1898510054" name="Straight Arrow Connector 100"/>
                <wp:cNvGraphicFramePr/>
                <a:graphic xmlns:a="http://schemas.openxmlformats.org/drawingml/2006/main">
                  <a:graphicData uri="http://schemas.microsoft.com/office/word/2010/wordprocessingShape">
                    <wps:wsp>
                      <wps:cNvCnPr/>
                      <wps:spPr>
                        <a:xfrm>
                          <a:off x="0" y="0"/>
                          <a:ext cx="104773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027232" id="Straight Arrow Connector 100" o:spid="_x0000_s1026" type="#_x0000_t32" style="position:absolute;margin-left:299.65pt;margin-top:7.2pt;width:82.5pt;height:0;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" strokecolor="#4472c4 [3204]"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27552" behindDoc="0" locked="0" layoutInCell="1" allowOverlap="1" wp14:anchorId="0B8CEBC1" wp14:editId="383D0E53">
                <wp:simplePos x="0" y="0"/>
                <wp:positionH relativeFrom="column">
                  <wp:posOffset>1185283</wp:posOffset>
                </wp:positionH>
                <wp:positionV relativeFrom="paragraph">
                  <wp:posOffset>91835</wp:posOffset>
                </wp:positionV>
                <wp:extent cx="1107396" cy="0"/>
                <wp:effectExtent l="0" t="76200" r="17145" b="95250"/>
                <wp:wrapNone/>
                <wp:docPr id="509167636" name="Straight Arrow Connector 99"/>
                <wp:cNvGraphicFramePr/>
                <a:graphic xmlns:a="http://schemas.openxmlformats.org/drawingml/2006/main">
                  <a:graphicData uri="http://schemas.microsoft.com/office/word/2010/wordprocessingShape">
                    <wps:wsp>
                      <wps:cNvCnPr/>
                      <wps:spPr>
                        <a:xfrm>
                          <a:off x="0" y="0"/>
                          <a:ext cx="11073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D06B36" id="Straight Arrow Connector 99" o:spid="_x0000_s1026" type="#_x0000_t32" style="position:absolute;margin-left:93.35pt;margin-top:7.25pt;width:87.2pt;height:0;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" strokecolor="#4472c4 [3204]"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26528" behindDoc="0" locked="0" layoutInCell="1" allowOverlap="1" wp14:anchorId="195B5D5F" wp14:editId="6119C978">
                <wp:simplePos x="0" y="0"/>
                <wp:positionH relativeFrom="column">
                  <wp:posOffset>1185283</wp:posOffset>
                </wp:positionH>
                <wp:positionV relativeFrom="paragraph">
                  <wp:posOffset>213120</wp:posOffset>
                </wp:positionV>
                <wp:extent cx="1110309" cy="0"/>
                <wp:effectExtent l="38100" t="76200" r="0" b="95250"/>
                <wp:wrapNone/>
                <wp:docPr id="1911407795" name="Straight Arrow Connector 98"/>
                <wp:cNvGraphicFramePr/>
                <a:graphic xmlns:a="http://schemas.openxmlformats.org/drawingml/2006/main">
                  <a:graphicData uri="http://schemas.microsoft.com/office/word/2010/wordprocessingShape">
                    <wps:wsp>
                      <wps:cNvCnPr/>
                      <wps:spPr>
                        <a:xfrm flipH="1">
                          <a:off x="0" y="0"/>
                          <a:ext cx="11103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440AAC" id="Straight Arrow Connector 98" o:spid="_x0000_s1026" type="#_x0000_t32" style="position:absolute;margin-left:93.35pt;margin-top:16.8pt;width:87.45pt;height:0;flip:x;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" strokecolor="#4472c4 [3204]" strokeweight=".5pt">
                <v:stroke endarrow="block" joinstyle="miter"/>
              </v:shape>
            </w:pict>
          </mc:Fallback>
        </mc:AlternateContent>
      </w:r>
      <w:r>
        <w:rPr>
          <w:rFonts w:ascii="Times New Roman" w:hAnsi="Times New Roman" w:cs="Times New Roman"/>
          <w:lang w:val="en-US"/>
        </w:rPr>
        <w:t xml:space="preserve">                                                         </w:t>
      </w:r>
    </w:p>
    <w:p w14:paraId="7EC480D1" w14:textId="77777777" w:rsidR="00720AD6" w:rsidRDefault="00720AD6" w:rsidP="00720AD6">
      <w:pPr>
        <w:rPr>
          <w:rFonts w:ascii="Times New Roman" w:hAnsi="Times New Roman" w:cs="Times New Roman"/>
          <w:lang w:val="en-US"/>
        </w:rPr>
      </w:pPr>
      <w:r>
        <w:rPr>
          <w:rFonts w:ascii="Times New Roman" w:hAnsi="Times New Roman" w:cs="Times New Roman"/>
          <w:lang w:val="en-US"/>
        </w:rPr>
        <w:t xml:space="preserve">                                     Task List                                                   Sy     system Management</w:t>
      </w:r>
    </w:p>
    <w:p w14:paraId="538EBD39" w14:textId="77777777" w:rsidR="00720AD6" w:rsidRPr="00D72BE3" w:rsidRDefault="00720AD6" w:rsidP="00720AD6">
      <w:pPr>
        <w:rPr>
          <w:rFonts w:ascii="Times New Roman" w:hAnsi="Times New Roman" w:cs="Times New Roman"/>
          <w:lang w:val="en-US"/>
        </w:rPr>
      </w:pPr>
      <w:r>
        <w:rPr>
          <w:rFonts w:ascii="Times New Roman" w:hAnsi="Times New Roman" w:cs="Times New Roman"/>
          <w:lang w:val="en-US"/>
        </w:rPr>
        <w:t xml:space="preserve">                                 </w:t>
      </w:r>
    </w:p>
    <w:p w14:paraId="25FE11BE" w14:textId="77777777" w:rsidR="00720AD6" w:rsidRDefault="00720AD6" w:rsidP="00720AD6">
      <w:pPr>
        <w:rPr>
          <w:rFonts w:ascii="Times New Roman" w:hAnsi="Times New Roman" w:cs="Times New Roman"/>
          <w:sz w:val="24"/>
          <w:szCs w:val="24"/>
        </w:rPr>
      </w:pPr>
    </w:p>
    <w:p w14:paraId="1EFB7E4B" w14:textId="77777777" w:rsidR="00720AD6" w:rsidRDefault="00720AD6" w:rsidP="00720AD6">
      <w:pPr>
        <w:pStyle w:val="NormalWeb"/>
        <w:numPr>
          <w:ilvl w:val="1"/>
          <w:numId w:val="6"/>
        </w:numPr>
        <w:spacing w:before="100" w:beforeAutospacing="1" w:after="100" w:afterAutospacing="1" w:line="360" w:lineRule="auto"/>
        <w:ind w:hanging="357"/>
      </w:pPr>
    </w:p>
    <w:p w14:paraId="3128B5AD" w14:textId="77777777" w:rsidR="00720AD6" w:rsidRDefault="00720AD6" w:rsidP="00720AD6">
      <w:pPr>
        <w:jc w:val="center"/>
      </w:pPr>
    </w:p>
    <w:p w14:paraId="01CE6AB2" w14:textId="77777777" w:rsidR="00720AD6" w:rsidRDefault="00720AD6" w:rsidP="00720AD6">
      <w:r>
        <w:br w:type="page"/>
      </w:r>
    </w:p>
    <w:p w14:paraId="6672C5A8" w14:textId="77777777" w:rsidR="00720AD6" w:rsidRPr="002B22B0" w:rsidRDefault="00720AD6" w:rsidP="00720AD6">
      <w:pPr>
        <w:jc w:val="center"/>
        <w:rPr>
          <w:rFonts w:ascii="Times New Roman" w:hAnsi="Times New Roman" w:cs="Times New Roman"/>
          <w:b/>
          <w:bCs/>
          <w:sz w:val="32"/>
          <w:szCs w:val="32"/>
          <w:lang w:val="en-US"/>
        </w:rPr>
      </w:pPr>
      <w:r w:rsidRPr="002B22B0">
        <w:rPr>
          <w:rFonts w:ascii="Times New Roman" w:hAnsi="Times New Roman" w:cs="Times New Roman"/>
          <w:b/>
          <w:bCs/>
          <w:sz w:val="32"/>
          <w:szCs w:val="32"/>
          <w:lang w:val="en-US"/>
        </w:rPr>
        <w:lastRenderedPageBreak/>
        <w:t>DFD Level 1 – Daily Planner System</w:t>
      </w:r>
    </w:p>
    <w:p w14:paraId="5C15A5E1" w14:textId="77777777" w:rsidR="00720AD6" w:rsidRDefault="00720AD6" w:rsidP="00720AD6">
      <w:pPr>
        <w:jc w:val="center"/>
        <w:rPr>
          <w:rFonts w:ascii="Times New Roman" w:hAnsi="Times New Roman" w:cs="Times New Roman"/>
          <w:lang w:val="en-US"/>
        </w:rPr>
      </w:pPr>
      <w:r w:rsidRPr="002B22B0">
        <w:rPr>
          <w:rFonts w:ascii="Times New Roman" w:hAnsi="Times New Roman" w:cs="Times New Roman"/>
          <w:lang w:val="en-US"/>
        </w:rPr>
        <w:t>DFD Level – 1 show the detailed working of the Daily Planner System. In this level, the main process is divided into smaller processes such as adding task, viewing task, updating task, and deleting task.</w:t>
      </w:r>
      <w:r>
        <w:rPr>
          <w:rFonts w:ascii="Times New Roman" w:hAnsi="Times New Roman" w:cs="Times New Roman"/>
          <w:lang w:val="en-US"/>
        </w:rPr>
        <w:t xml:space="preserve"> The user interacts with the system to manage daily activities, while the admin can monitor and manage task information</w:t>
      </w:r>
      <w:r w:rsidRPr="002B22B0">
        <w:rPr>
          <w:rFonts w:ascii="Times New Roman" w:hAnsi="Times New Roman" w:cs="Times New Roman"/>
          <w:lang w:val="en-US"/>
        </w:rPr>
        <w:t xml:space="preserve"> </w:t>
      </w:r>
    </w:p>
    <w:p w14:paraId="45899F80" w14:textId="77777777" w:rsidR="00720AD6" w:rsidRDefault="00720AD6" w:rsidP="00720AD6">
      <w:pPr>
        <w:jc w:val="center"/>
        <w:rPr>
          <w:rFonts w:ascii="Times New Roman" w:hAnsi="Times New Roman" w:cs="Times New Roman"/>
          <w:lang w:val="en-US"/>
        </w:rPr>
      </w:pPr>
    </w:p>
    <w:p w14:paraId="4BB8C784" w14:textId="77777777" w:rsidR="00720AD6" w:rsidRDefault="00720AD6" w:rsidP="00720AD6">
      <w:pPr>
        <w:jc w:val="center"/>
        <w:rPr>
          <w:rFonts w:ascii="Times New Roman" w:hAnsi="Times New Roman" w:cs="Times New Roman"/>
          <w:lang w:val="en-US"/>
        </w:rPr>
      </w:pPr>
    </w:p>
    <w:p w14:paraId="0ACB00E0" w14:textId="77777777" w:rsidR="00720AD6" w:rsidRDefault="00720AD6" w:rsidP="00720AD6">
      <w:pPr>
        <w:jc w:val="center"/>
        <w:rPr>
          <w:rFonts w:ascii="Times New Roman" w:hAnsi="Times New Roman" w:cs="Times New Roman"/>
          <w:lang w:val="en-US"/>
        </w:rPr>
      </w:pPr>
    </w:p>
    <w:p w14:paraId="28ED56C3" w14:textId="77777777" w:rsidR="00720AD6" w:rsidRDefault="00720AD6" w:rsidP="00720AD6">
      <w:pPr>
        <w:jc w:val="center"/>
        <w:rPr>
          <w:rFonts w:ascii="Times New Roman" w:hAnsi="Times New Roman" w:cs="Times New Roman"/>
          <w:lang w:val="en-US"/>
        </w:rPr>
      </w:pPr>
    </w:p>
    <w:p w14:paraId="342631F6" w14:textId="77777777" w:rsidR="00720AD6" w:rsidRDefault="00720AD6" w:rsidP="00720AD6">
      <w:pPr>
        <w:jc w:val="center"/>
        <w:rPr>
          <w:rFonts w:ascii="Times New Roman" w:hAnsi="Times New Roman" w:cs="Times New Roman"/>
          <w:lang w:val="en-US"/>
        </w:rPr>
      </w:pPr>
    </w:p>
    <w:p w14:paraId="385769E8" w14:textId="77777777" w:rsidR="00720AD6" w:rsidRDefault="00720AD6" w:rsidP="00720AD6">
      <w:pPr>
        <w:jc w:val="center"/>
        <w:rPr>
          <w:rFonts w:ascii="Times New Roman" w:hAnsi="Times New Roman" w:cs="Times New Roman"/>
          <w:lang w:val="en-US"/>
        </w:rPr>
      </w:pPr>
    </w:p>
    <w:p w14:paraId="0C86C453" w14:textId="77777777" w:rsidR="00720AD6" w:rsidRDefault="00720AD6" w:rsidP="00720AD6">
      <w:pPr>
        <w:jc w:val="center"/>
        <w:rPr>
          <w:rFonts w:ascii="Times New Roman" w:hAnsi="Times New Roman" w:cs="Times New Roman"/>
          <w:lang w:val="en-US"/>
        </w:rPr>
      </w:pPr>
    </w:p>
    <w:p w14:paraId="29264BDE" w14:textId="77777777" w:rsidR="00720AD6" w:rsidRDefault="00720AD6" w:rsidP="00720AD6">
      <w:pPr>
        <w:jc w:val="center"/>
        <w:rPr>
          <w:rFonts w:ascii="Times New Roman" w:hAnsi="Times New Roman" w:cs="Times New Roman"/>
          <w:lang w:val="en-US"/>
        </w:rPr>
      </w:pPr>
    </w:p>
    <w:p w14:paraId="3D394177" w14:textId="77777777" w:rsidR="00720AD6" w:rsidRDefault="00720AD6" w:rsidP="00720AD6">
      <w:pPr>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32672" behindDoc="0" locked="0" layoutInCell="1" allowOverlap="1" wp14:anchorId="246D47A3" wp14:editId="0F62010C">
                <wp:simplePos x="0" y="0"/>
                <wp:positionH relativeFrom="column">
                  <wp:posOffset>2089052</wp:posOffset>
                </wp:positionH>
                <wp:positionV relativeFrom="paragraph">
                  <wp:posOffset>223618</wp:posOffset>
                </wp:positionV>
                <wp:extent cx="1303655" cy="633046"/>
                <wp:effectExtent l="0" t="0" r="10795" b="15240"/>
                <wp:wrapNone/>
                <wp:docPr id="973516251" name="Oval 10"/>
                <wp:cNvGraphicFramePr/>
                <a:graphic xmlns:a="http://schemas.openxmlformats.org/drawingml/2006/main">
                  <a:graphicData uri="http://schemas.microsoft.com/office/word/2010/wordprocessingShape">
                    <wps:wsp>
                      <wps:cNvSpPr/>
                      <wps:spPr>
                        <a:xfrm>
                          <a:off x="0" y="0"/>
                          <a:ext cx="1303655" cy="63304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D521D4E"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1.1</w:t>
                            </w:r>
                            <w:r>
                              <w:rPr>
                                <w:rFonts w:ascii="Times New Roman" w:hAnsi="Times New Roman" w:cs="Times New Roman"/>
                                <w:lang w:val="en-US"/>
                              </w:rPr>
                              <w:t>Register/Login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6D47A3" id="Oval 10" o:spid="_x0000_s1047" style="position:absolute;left:0;text-align:left;margin-left:164.5pt;margin-top:17.6pt;width:102.65pt;height:49.8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" fillcolor="white [3201]" strokecolor="#70ad47 [3209]" strokeweight="1pt">
                <v:stroke joinstyle="miter"/>
                <v:textbox>
                  <w:txbxContent>
                    <w:p w14:paraId="3D521D4E"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1.1</w:t>
                      </w:r>
                      <w:r>
                        <w:rPr>
                          <w:rFonts w:ascii="Times New Roman" w:hAnsi="Times New Roman" w:cs="Times New Roman"/>
                          <w:lang w:val="en-US"/>
                        </w:rPr>
                        <w:t>Register/Login</w:t>
                      </w:r>
                    </w:p>
                  </w:txbxContent>
                </v:textbox>
              </v:oval>
            </w:pict>
          </mc:Fallback>
        </mc:AlternateContent>
      </w:r>
      <w:r>
        <w:rPr>
          <w:rFonts w:ascii="Times New Roman" w:hAnsi="Times New Roman" w:cs="Times New Roman"/>
          <w:noProof/>
          <w:lang w:val="en-US"/>
        </w:rPr>
        <mc:AlternateContent>
          <mc:Choice Requires="wps">
            <w:drawing>
              <wp:anchor distT="0" distB="0" distL="114300" distR="114300" simplePos="0" relativeHeight="251931648" behindDoc="0" locked="0" layoutInCell="1" allowOverlap="1" wp14:anchorId="3DCEF21D" wp14:editId="472B2AAF">
                <wp:simplePos x="0" y="0"/>
                <wp:positionH relativeFrom="column">
                  <wp:posOffset>1526345</wp:posOffset>
                </wp:positionH>
                <wp:positionV relativeFrom="paragraph">
                  <wp:posOffset>97008</wp:posOffset>
                </wp:positionV>
                <wp:extent cx="2412560" cy="2672862"/>
                <wp:effectExtent l="0" t="0" r="26035" b="13335"/>
                <wp:wrapNone/>
                <wp:docPr id="1109194677" name="Oval 9"/>
                <wp:cNvGraphicFramePr/>
                <a:graphic xmlns:a="http://schemas.openxmlformats.org/drawingml/2006/main">
                  <a:graphicData uri="http://schemas.microsoft.com/office/word/2010/wordprocessingShape">
                    <wps:wsp>
                      <wps:cNvSpPr/>
                      <wps:spPr>
                        <a:xfrm>
                          <a:off x="0" y="0"/>
                          <a:ext cx="2412560" cy="2672862"/>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042C7F" id="Oval 9" o:spid="_x0000_s1026" style="position:absolute;margin-left:120.2pt;margin-top:7.65pt;width:189.95pt;height:210.4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" fillcolor="white [3201]" strokecolor="#70ad47 [3209]" strokeweight="1pt">
                <v:stroke joinstyle="miter"/>
              </v:oval>
            </w:pict>
          </mc:Fallback>
        </mc:AlternateContent>
      </w:r>
    </w:p>
    <w:p w14:paraId="58914673" w14:textId="77777777" w:rsidR="00720AD6" w:rsidRDefault="00720AD6" w:rsidP="00720AD6">
      <w:pPr>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43936" behindDoc="0" locked="0" layoutInCell="1" allowOverlap="1" wp14:anchorId="5E1167D8" wp14:editId="5CC9B55D">
                <wp:simplePos x="0" y="0"/>
                <wp:positionH relativeFrom="column">
                  <wp:posOffset>3392707</wp:posOffset>
                </wp:positionH>
                <wp:positionV relativeFrom="paragraph">
                  <wp:posOffset>217170</wp:posOffset>
                </wp:positionV>
                <wp:extent cx="1502850" cy="812995"/>
                <wp:effectExtent l="0" t="0" r="21590" b="25400"/>
                <wp:wrapNone/>
                <wp:docPr id="1601078289" name="Straight Connector 20"/>
                <wp:cNvGraphicFramePr/>
                <a:graphic xmlns:a="http://schemas.openxmlformats.org/drawingml/2006/main">
                  <a:graphicData uri="http://schemas.microsoft.com/office/word/2010/wordprocessingShape">
                    <wps:wsp>
                      <wps:cNvCnPr/>
                      <wps:spPr>
                        <a:xfrm flipH="1" flipV="1">
                          <a:off x="0" y="0"/>
                          <a:ext cx="1502850" cy="8129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A6B3E" id="Straight Connector 20" o:spid="_x0000_s1026" style="position:absolute;flip:x 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15pt,17.1pt" to="385.5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942912" behindDoc="0" locked="0" layoutInCell="1" allowOverlap="1" wp14:anchorId="413FA034" wp14:editId="40F1C88D">
                <wp:simplePos x="0" y="0"/>
                <wp:positionH relativeFrom="column">
                  <wp:posOffset>780756</wp:posOffset>
                </wp:positionH>
                <wp:positionV relativeFrom="paragraph">
                  <wp:posOffset>214239</wp:posOffset>
                </wp:positionV>
                <wp:extent cx="1308295" cy="815926"/>
                <wp:effectExtent l="0" t="38100" r="63500" b="22860"/>
                <wp:wrapNone/>
                <wp:docPr id="1919592945" name="Straight Arrow Connector 19"/>
                <wp:cNvGraphicFramePr/>
                <a:graphic xmlns:a="http://schemas.openxmlformats.org/drawingml/2006/main">
                  <a:graphicData uri="http://schemas.microsoft.com/office/word/2010/wordprocessingShape">
                    <wps:wsp>
                      <wps:cNvCnPr/>
                      <wps:spPr>
                        <a:xfrm flipV="1">
                          <a:off x="0" y="0"/>
                          <a:ext cx="1308295" cy="8159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837966" id="Straight Arrow Connector 19" o:spid="_x0000_s1026" type="#_x0000_t32" style="position:absolute;margin-left:61.5pt;margin-top:16.85pt;width:103pt;height:64.25pt;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" strokecolor="black [3200]" strokeweight=".5pt">
                <v:stroke endarrow="block" joinstyle="miter"/>
              </v:shape>
            </w:pict>
          </mc:Fallback>
        </mc:AlternateContent>
      </w:r>
    </w:p>
    <w:p w14:paraId="584889E9" w14:textId="77777777" w:rsidR="00720AD6" w:rsidRDefault="00720AD6" w:rsidP="00720AD6">
      <w:pPr>
        <w:tabs>
          <w:tab w:val="left" w:pos="1540"/>
          <w:tab w:val="center" w:pos="4513"/>
        </w:tabs>
        <w:rPr>
          <w:rFonts w:ascii="Times New Roman" w:hAnsi="Times New Roman" w:cs="Times New Roman"/>
          <w:lang w:val="en-US"/>
        </w:rPr>
      </w:pPr>
      <w:r>
        <w:rPr>
          <w:rFonts w:ascii="Times New Roman" w:hAnsi="Times New Roman" w:cs="Times New Roman"/>
          <w:lang w:val="en-US"/>
        </w:rPr>
        <w:tab/>
        <w:t>Add Task</w:t>
      </w:r>
      <w:r>
        <w:rPr>
          <w:rFonts w:ascii="Times New Roman" w:hAnsi="Times New Roman" w:cs="Times New Roman"/>
          <w:lang w:val="en-US"/>
        </w:rPr>
        <w:tab/>
      </w:r>
      <w:r>
        <w:rPr>
          <w:rFonts w:ascii="Times New Roman" w:hAnsi="Times New Roman" w:cs="Times New Roman"/>
          <w:noProof/>
          <w:lang w:val="en-US"/>
        </w:rPr>
        <mc:AlternateContent>
          <mc:Choice Requires="wps">
            <w:drawing>
              <wp:anchor distT="0" distB="0" distL="114300" distR="114300" simplePos="0" relativeHeight="251945984" behindDoc="0" locked="0" layoutInCell="1" allowOverlap="1" wp14:anchorId="16A7A503" wp14:editId="38722B1F">
                <wp:simplePos x="0" y="0"/>
                <wp:positionH relativeFrom="column">
                  <wp:posOffset>2634176</wp:posOffset>
                </wp:positionH>
                <wp:positionV relativeFrom="paragraph">
                  <wp:posOffset>247064</wp:posOffset>
                </wp:positionV>
                <wp:extent cx="45719" cy="168812"/>
                <wp:effectExtent l="57150" t="0" r="50165" b="60325"/>
                <wp:wrapNone/>
                <wp:docPr id="1735169511" name="Straight Arrow Connector 22"/>
                <wp:cNvGraphicFramePr/>
                <a:graphic xmlns:a="http://schemas.openxmlformats.org/drawingml/2006/main">
                  <a:graphicData uri="http://schemas.microsoft.com/office/word/2010/wordprocessingShape">
                    <wps:wsp>
                      <wps:cNvCnPr/>
                      <wps:spPr>
                        <a:xfrm flipH="1">
                          <a:off x="0" y="0"/>
                          <a:ext cx="45719" cy="1688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275C4" id="Straight Arrow Connector 22" o:spid="_x0000_s1026" type="#_x0000_t32" style="position:absolute;margin-left:207.4pt;margin-top:19.45pt;width:3.6pt;height:13.3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" strokecolor="black [3200]" strokeweight=".5pt">
                <v:stroke endarrow="block" joinstyle="miter"/>
              </v:shape>
            </w:pict>
          </mc:Fallback>
        </mc:AlternateContent>
      </w:r>
    </w:p>
    <w:p w14:paraId="71DF8B34" w14:textId="77777777" w:rsidR="00720AD6" w:rsidRDefault="00720AD6" w:rsidP="00720AD6">
      <w:pPr>
        <w:tabs>
          <w:tab w:val="left" w:pos="886"/>
          <w:tab w:val="center" w:pos="4513"/>
          <w:tab w:val="left" w:pos="7566"/>
        </w:tabs>
        <w:rPr>
          <w:rFonts w:ascii="Times New Roman" w:hAnsi="Times New Roman" w:cs="Times New Roman"/>
          <w:lang w:val="en-US"/>
        </w:rPr>
      </w:pPr>
      <w:r>
        <w:rPr>
          <w:rFonts w:ascii="Times New Roman" w:hAnsi="Times New Roman" w:cs="Times New Roman"/>
          <w:lang w:val="en-US"/>
        </w:rPr>
        <w:t xml:space="preserve">       Task Info</w:t>
      </w:r>
      <w:r>
        <w:rPr>
          <w:rFonts w:ascii="Times New Roman" w:hAnsi="Times New Roman" w:cs="Times New Roman"/>
          <w:lang w:val="en-US"/>
        </w:rPr>
        <w:tab/>
      </w:r>
      <w:r>
        <w:rPr>
          <w:rFonts w:ascii="Times New Roman" w:hAnsi="Times New Roman" w:cs="Times New Roman"/>
          <w:noProof/>
          <w:lang w:val="en-US"/>
        </w:rPr>
        <mc:AlternateContent>
          <mc:Choice Requires="wps">
            <w:drawing>
              <wp:anchor distT="0" distB="0" distL="114300" distR="114300" simplePos="0" relativeHeight="251933696" behindDoc="0" locked="0" layoutInCell="1" allowOverlap="1" wp14:anchorId="0EED2599" wp14:editId="3AC8102F">
                <wp:simplePos x="0" y="0"/>
                <wp:positionH relativeFrom="column">
                  <wp:posOffset>1976511</wp:posOffset>
                </wp:positionH>
                <wp:positionV relativeFrom="paragraph">
                  <wp:posOffset>111711</wp:posOffset>
                </wp:positionV>
                <wp:extent cx="1308100" cy="625866"/>
                <wp:effectExtent l="0" t="0" r="25400" b="22225"/>
                <wp:wrapNone/>
                <wp:docPr id="153573305" name="Oval 11"/>
                <wp:cNvGraphicFramePr/>
                <a:graphic xmlns:a="http://schemas.openxmlformats.org/drawingml/2006/main">
                  <a:graphicData uri="http://schemas.microsoft.com/office/word/2010/wordprocessingShape">
                    <wps:wsp>
                      <wps:cNvSpPr/>
                      <wps:spPr>
                        <a:xfrm>
                          <a:off x="0" y="0"/>
                          <a:ext cx="1308100" cy="62586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F025B06"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 xml:space="preserve">1.2 </w:t>
                            </w:r>
                            <w:r>
                              <w:rPr>
                                <w:rFonts w:ascii="Times New Roman" w:hAnsi="Times New Roman" w:cs="Times New Roman"/>
                                <w:lang w:val="en-US"/>
                              </w:rPr>
                              <w:t>Manage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D2599" id="Oval 11" o:spid="_x0000_s1048" style="position:absolute;margin-left:155.65pt;margin-top:8.8pt;width:103pt;height:49.3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" fillcolor="white [3201]" strokecolor="#70ad47 [3209]" strokeweight="1pt">
                <v:stroke joinstyle="miter"/>
                <v:textbox>
                  <w:txbxContent>
                    <w:p w14:paraId="7F025B06"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 xml:space="preserve">1.2 </w:t>
                      </w:r>
                      <w:r>
                        <w:rPr>
                          <w:rFonts w:ascii="Times New Roman" w:hAnsi="Times New Roman" w:cs="Times New Roman"/>
                          <w:lang w:val="en-US"/>
                        </w:rPr>
                        <w:t>Manage Task</w:t>
                      </w:r>
                    </w:p>
                  </w:txbxContent>
                </v:textbox>
              </v:oval>
            </w:pict>
          </mc:Fallback>
        </mc:AlternateContent>
      </w:r>
      <w:r>
        <w:rPr>
          <w:rFonts w:ascii="Times New Roman" w:hAnsi="Times New Roman" w:cs="Times New Roman"/>
          <w:noProof/>
          <w:lang w:val="en-US"/>
        </w:rPr>
        <mc:AlternateContent>
          <mc:Choice Requires="wps">
            <w:drawing>
              <wp:anchor distT="0" distB="0" distL="114300" distR="114300" simplePos="0" relativeHeight="251935744" behindDoc="0" locked="0" layoutInCell="1" allowOverlap="1" wp14:anchorId="2821BE5B" wp14:editId="31907663">
                <wp:simplePos x="0" y="0"/>
                <wp:positionH relativeFrom="column">
                  <wp:posOffset>-443132</wp:posOffset>
                </wp:positionH>
                <wp:positionV relativeFrom="paragraph">
                  <wp:posOffset>308659</wp:posOffset>
                </wp:positionV>
                <wp:extent cx="787790" cy="393895"/>
                <wp:effectExtent l="0" t="0" r="12700" b="25400"/>
                <wp:wrapNone/>
                <wp:docPr id="1902189391" name="Rectangle: Rounded Corners 13"/>
                <wp:cNvGraphicFramePr/>
                <a:graphic xmlns:a="http://schemas.openxmlformats.org/drawingml/2006/main">
                  <a:graphicData uri="http://schemas.microsoft.com/office/word/2010/wordprocessingShape">
                    <wps:wsp>
                      <wps:cNvSpPr/>
                      <wps:spPr>
                        <a:xfrm>
                          <a:off x="0" y="0"/>
                          <a:ext cx="787790" cy="3938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C290D57"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21BE5B" id="Rectangle: Rounded Corners 13" o:spid="_x0000_s1049" style="position:absolute;margin-left:-34.9pt;margin-top:24.3pt;width:62.05pt;height:31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" fillcolor="white [3201]" strokecolor="#70ad47 [3209]" strokeweight="1pt">
                <v:stroke joinstyle="miter"/>
                <v:textbox>
                  <w:txbxContent>
                    <w:p w14:paraId="5C290D57"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User</w:t>
                      </w:r>
                    </w:p>
                  </w:txbxContent>
                </v:textbox>
              </v:roundrect>
            </w:pict>
          </mc:Fallback>
        </mc:AlternateContent>
      </w:r>
      <w:r>
        <w:rPr>
          <w:rFonts w:ascii="Times New Roman" w:hAnsi="Times New Roman" w:cs="Times New Roman"/>
          <w:lang w:val="en-US"/>
        </w:rPr>
        <w:tab/>
        <w:t>Task Info</w:t>
      </w:r>
    </w:p>
    <w:p w14:paraId="27EC48BF" w14:textId="77777777" w:rsidR="00720AD6" w:rsidRDefault="00720AD6" w:rsidP="00720AD6">
      <w:pPr>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34720" behindDoc="0" locked="0" layoutInCell="1" allowOverlap="1" wp14:anchorId="0E1A78D4" wp14:editId="289A0DB9">
                <wp:simplePos x="0" y="0"/>
                <wp:positionH relativeFrom="column">
                  <wp:posOffset>2074985</wp:posOffset>
                </wp:positionH>
                <wp:positionV relativeFrom="paragraph">
                  <wp:posOffset>686141</wp:posOffset>
                </wp:positionV>
                <wp:extent cx="1314450" cy="682283"/>
                <wp:effectExtent l="0" t="0" r="19050" b="22860"/>
                <wp:wrapNone/>
                <wp:docPr id="529723424" name="Oval 12"/>
                <wp:cNvGraphicFramePr/>
                <a:graphic xmlns:a="http://schemas.openxmlformats.org/drawingml/2006/main">
                  <a:graphicData uri="http://schemas.microsoft.com/office/word/2010/wordprocessingShape">
                    <wps:wsp>
                      <wps:cNvSpPr/>
                      <wps:spPr>
                        <a:xfrm>
                          <a:off x="0" y="0"/>
                          <a:ext cx="1314450" cy="68228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DE27B59"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 xml:space="preserve">1.3 </w:t>
                            </w:r>
                            <w:r>
                              <w:rPr>
                                <w:rFonts w:ascii="Times New Roman" w:hAnsi="Times New Roman" w:cs="Times New Roman"/>
                                <w:lang w:val="en-US"/>
                              </w:rPr>
                              <w:t>Check Task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1A78D4" id="Oval 12" o:spid="_x0000_s1050" style="position:absolute;left:0;text-align:left;margin-left:163.4pt;margin-top:54.05pt;width:103.5pt;height:53.7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" fillcolor="white [3201]" strokecolor="#70ad47 [3209]" strokeweight="1pt">
                <v:stroke joinstyle="miter"/>
                <v:textbox>
                  <w:txbxContent>
                    <w:p w14:paraId="2DE27B59"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 xml:space="preserve">1.3 </w:t>
                      </w:r>
                      <w:r>
                        <w:rPr>
                          <w:rFonts w:ascii="Times New Roman" w:hAnsi="Times New Roman" w:cs="Times New Roman"/>
                          <w:lang w:val="en-US"/>
                        </w:rPr>
                        <w:t>Check Task List</w:t>
                      </w:r>
                    </w:p>
                  </w:txbxContent>
                </v:textbox>
              </v:oval>
            </w:pict>
          </mc:Fallback>
        </mc:AlternateContent>
      </w:r>
      <w:r>
        <w:rPr>
          <w:rFonts w:ascii="Times New Roman" w:hAnsi="Times New Roman" w:cs="Times New Roman"/>
          <w:noProof/>
          <w:lang w:val="en-US"/>
        </w:rPr>
        <mc:AlternateContent>
          <mc:Choice Requires="wps">
            <w:drawing>
              <wp:anchor distT="0" distB="0" distL="114300" distR="114300" simplePos="0" relativeHeight="251948032" behindDoc="0" locked="0" layoutInCell="1" allowOverlap="1" wp14:anchorId="390D283B" wp14:editId="48CD37D9">
                <wp:simplePos x="0" y="0"/>
                <wp:positionH relativeFrom="column">
                  <wp:posOffset>2711549</wp:posOffset>
                </wp:positionH>
                <wp:positionV relativeFrom="paragraph">
                  <wp:posOffset>1319188</wp:posOffset>
                </wp:positionV>
                <wp:extent cx="45719" cy="647114"/>
                <wp:effectExtent l="76200" t="0" r="50165" b="57785"/>
                <wp:wrapNone/>
                <wp:docPr id="346683683" name="Straight Arrow Connector 24"/>
                <wp:cNvGraphicFramePr/>
                <a:graphic xmlns:a="http://schemas.openxmlformats.org/drawingml/2006/main">
                  <a:graphicData uri="http://schemas.microsoft.com/office/word/2010/wordprocessingShape">
                    <wps:wsp>
                      <wps:cNvCnPr/>
                      <wps:spPr>
                        <a:xfrm flipH="1">
                          <a:off x="0" y="0"/>
                          <a:ext cx="45719" cy="647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DFA7C" id="Straight Arrow Connector 24" o:spid="_x0000_s1026" type="#_x0000_t32" style="position:absolute;margin-left:213.5pt;margin-top:103.85pt;width:3.6pt;height:50.95p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47008" behindDoc="0" locked="0" layoutInCell="1" allowOverlap="1" wp14:anchorId="03E46690" wp14:editId="6C3F56E9">
                <wp:simplePos x="0" y="0"/>
                <wp:positionH relativeFrom="column">
                  <wp:posOffset>2581422</wp:posOffset>
                </wp:positionH>
                <wp:positionV relativeFrom="paragraph">
                  <wp:posOffset>432923</wp:posOffset>
                </wp:positionV>
                <wp:extent cx="49236" cy="288388"/>
                <wp:effectExtent l="57150" t="0" r="46355" b="54610"/>
                <wp:wrapNone/>
                <wp:docPr id="80860070" name="Straight Arrow Connector 23"/>
                <wp:cNvGraphicFramePr/>
                <a:graphic xmlns:a="http://schemas.openxmlformats.org/drawingml/2006/main">
                  <a:graphicData uri="http://schemas.microsoft.com/office/word/2010/wordprocessingShape">
                    <wps:wsp>
                      <wps:cNvCnPr/>
                      <wps:spPr>
                        <a:xfrm flipH="1">
                          <a:off x="0" y="0"/>
                          <a:ext cx="49236" cy="2883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EF4D26" id="Straight Arrow Connector 23" o:spid="_x0000_s1026" type="#_x0000_t32" style="position:absolute;margin-left:203.25pt;margin-top:34.1pt;width:3.9pt;height:22.7pt;flip:x;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37792" behindDoc="0" locked="0" layoutInCell="1" allowOverlap="1" wp14:anchorId="54F6161D" wp14:editId="7FBB3EE8">
                <wp:simplePos x="0" y="0"/>
                <wp:positionH relativeFrom="column">
                  <wp:posOffset>2089052</wp:posOffset>
                </wp:positionH>
                <wp:positionV relativeFrom="paragraph">
                  <wp:posOffset>1966301</wp:posOffset>
                </wp:positionV>
                <wp:extent cx="1375410" cy="759069"/>
                <wp:effectExtent l="0" t="0" r="15240" b="22225"/>
                <wp:wrapNone/>
                <wp:docPr id="712875601" name="Oval 16"/>
                <wp:cNvGraphicFramePr/>
                <a:graphic xmlns:a="http://schemas.openxmlformats.org/drawingml/2006/main">
                  <a:graphicData uri="http://schemas.microsoft.com/office/word/2010/wordprocessingShape">
                    <wps:wsp>
                      <wps:cNvSpPr/>
                      <wps:spPr>
                        <a:xfrm>
                          <a:off x="0" y="0"/>
                          <a:ext cx="1375410" cy="75906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58F6138"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1.4</w:t>
                            </w:r>
                            <w:r>
                              <w:rPr>
                                <w:rFonts w:ascii="Times New Roman" w:hAnsi="Times New Roman" w:cs="Times New Roman"/>
                                <w:lang w:val="en-US"/>
                              </w:rPr>
                              <w:t xml:space="preserve"> Delete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F6161D" id="Oval 16" o:spid="_x0000_s1051" style="position:absolute;left:0;text-align:left;margin-left:164.5pt;margin-top:154.85pt;width:108.3pt;height:59.7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" fillcolor="white [3201]" strokecolor="#70ad47 [3209]" strokeweight="1pt">
                <v:stroke joinstyle="miter"/>
                <v:textbox>
                  <w:txbxContent>
                    <w:p w14:paraId="558F6138"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1.4</w:t>
                      </w:r>
                      <w:r>
                        <w:rPr>
                          <w:rFonts w:ascii="Times New Roman" w:hAnsi="Times New Roman" w:cs="Times New Roman"/>
                          <w:lang w:val="en-US"/>
                        </w:rPr>
                        <w:t xml:space="preserve"> Delete Task</w:t>
                      </w:r>
                    </w:p>
                  </w:txbxContent>
                </v:textbox>
              </v:oval>
            </w:pict>
          </mc:Fallback>
        </mc:AlternateContent>
      </w:r>
      <w:r>
        <w:rPr>
          <w:rFonts w:ascii="Times New Roman" w:hAnsi="Times New Roman" w:cs="Times New Roman"/>
          <w:noProof/>
          <w:lang w:val="en-US"/>
        </w:rPr>
        <mc:AlternateContent>
          <mc:Choice Requires="wps">
            <w:drawing>
              <wp:anchor distT="0" distB="0" distL="114300" distR="114300" simplePos="0" relativeHeight="251944960" behindDoc="0" locked="0" layoutInCell="1" allowOverlap="1" wp14:anchorId="4D694B75" wp14:editId="5B80A709">
                <wp:simplePos x="0" y="0"/>
                <wp:positionH relativeFrom="column">
                  <wp:posOffset>1505243</wp:posOffset>
                </wp:positionH>
                <wp:positionV relativeFrom="paragraph">
                  <wp:posOffset>116400</wp:posOffset>
                </wp:positionV>
                <wp:extent cx="513471" cy="45719"/>
                <wp:effectExtent l="0" t="38100" r="39370" b="88265"/>
                <wp:wrapNone/>
                <wp:docPr id="546199080" name="Straight Arrow Connector 21"/>
                <wp:cNvGraphicFramePr/>
                <a:graphic xmlns:a="http://schemas.openxmlformats.org/drawingml/2006/main">
                  <a:graphicData uri="http://schemas.microsoft.com/office/word/2010/wordprocessingShape">
                    <wps:wsp>
                      <wps:cNvCnPr/>
                      <wps:spPr>
                        <a:xfrm>
                          <a:off x="0" y="0"/>
                          <a:ext cx="51347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7DE03" id="Straight Arrow Connector 21" o:spid="_x0000_s1026" type="#_x0000_t32" style="position:absolute;margin-left:118.5pt;margin-top:9.15pt;width:40.45pt;height:3.6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41888" behindDoc="0" locked="0" layoutInCell="1" allowOverlap="1" wp14:anchorId="7194F4CF" wp14:editId="7A80A2A8">
                <wp:simplePos x="0" y="0"/>
                <wp:positionH relativeFrom="column">
                  <wp:posOffset>3889716</wp:posOffset>
                </wp:positionH>
                <wp:positionV relativeFrom="paragraph">
                  <wp:posOffset>225816</wp:posOffset>
                </wp:positionV>
                <wp:extent cx="1427431" cy="45719"/>
                <wp:effectExtent l="19050" t="76200" r="20955" b="50165"/>
                <wp:wrapNone/>
                <wp:docPr id="2125315949" name="Straight Arrow Connector 20"/>
                <wp:cNvGraphicFramePr/>
                <a:graphic xmlns:a="http://schemas.openxmlformats.org/drawingml/2006/main">
                  <a:graphicData uri="http://schemas.microsoft.com/office/word/2010/wordprocessingShape">
                    <wps:wsp>
                      <wps:cNvCnPr/>
                      <wps:spPr>
                        <a:xfrm flipH="1" flipV="1">
                          <a:off x="0" y="0"/>
                          <a:ext cx="142743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CF85B" id="Straight Arrow Connector 20" o:spid="_x0000_s1026" type="#_x0000_t32" style="position:absolute;margin-left:306.3pt;margin-top:17.8pt;width:112.4pt;height:3.6pt;flip:x 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40864" behindDoc="0" locked="0" layoutInCell="1" allowOverlap="1" wp14:anchorId="33ECF1CE" wp14:editId="24053F88">
                <wp:simplePos x="0" y="0"/>
                <wp:positionH relativeFrom="column">
                  <wp:posOffset>3291840</wp:posOffset>
                </wp:positionH>
                <wp:positionV relativeFrom="paragraph">
                  <wp:posOffset>67162</wp:posOffset>
                </wp:positionV>
                <wp:extent cx="2053639" cy="70241"/>
                <wp:effectExtent l="0" t="0" r="80010" b="101600"/>
                <wp:wrapNone/>
                <wp:docPr id="783073846" name="Straight Arrow Connector 19"/>
                <wp:cNvGraphicFramePr/>
                <a:graphic xmlns:a="http://schemas.openxmlformats.org/drawingml/2006/main">
                  <a:graphicData uri="http://schemas.microsoft.com/office/word/2010/wordprocessingShape">
                    <wps:wsp>
                      <wps:cNvCnPr/>
                      <wps:spPr>
                        <a:xfrm>
                          <a:off x="0" y="0"/>
                          <a:ext cx="2053639" cy="70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EF8B0" id="Straight Arrow Connector 19" o:spid="_x0000_s1026" type="#_x0000_t32" style="position:absolute;margin-left:259.2pt;margin-top:5.3pt;width:161.7pt;height:5.5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39840" behindDoc="0" locked="0" layoutInCell="1" allowOverlap="1" wp14:anchorId="78631A1F" wp14:editId="0CEE0FAD">
                <wp:simplePos x="0" y="0"/>
                <wp:positionH relativeFrom="column">
                  <wp:posOffset>351692</wp:posOffset>
                </wp:positionH>
                <wp:positionV relativeFrom="paragraph">
                  <wp:posOffset>250043</wp:posOffset>
                </wp:positionV>
                <wp:extent cx="1146517" cy="45719"/>
                <wp:effectExtent l="38100" t="38100" r="15875" b="88265"/>
                <wp:wrapNone/>
                <wp:docPr id="1346044605" name="Straight Arrow Connector 18"/>
                <wp:cNvGraphicFramePr/>
                <a:graphic xmlns:a="http://schemas.openxmlformats.org/drawingml/2006/main">
                  <a:graphicData uri="http://schemas.microsoft.com/office/word/2010/wordprocessingShape">
                    <wps:wsp>
                      <wps:cNvCnPr/>
                      <wps:spPr>
                        <a:xfrm flipH="1">
                          <a:off x="0" y="0"/>
                          <a:ext cx="114651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A98D8" id="Straight Arrow Connector 18" o:spid="_x0000_s1026" type="#_x0000_t32" style="position:absolute;margin-left:27.7pt;margin-top:19.7pt;width:90.3pt;height:3.6pt;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38816" behindDoc="0" locked="0" layoutInCell="1" allowOverlap="1" wp14:anchorId="23DC0F6E" wp14:editId="4C48AF8C">
                <wp:simplePos x="0" y="0"/>
                <wp:positionH relativeFrom="column">
                  <wp:posOffset>358726</wp:posOffset>
                </wp:positionH>
                <wp:positionV relativeFrom="paragraph">
                  <wp:posOffset>114593</wp:posOffset>
                </wp:positionV>
                <wp:extent cx="1174652" cy="45719"/>
                <wp:effectExtent l="0" t="76200" r="6985" b="50165"/>
                <wp:wrapNone/>
                <wp:docPr id="627057683" name="Straight Arrow Connector 17"/>
                <wp:cNvGraphicFramePr/>
                <a:graphic xmlns:a="http://schemas.openxmlformats.org/drawingml/2006/main">
                  <a:graphicData uri="http://schemas.microsoft.com/office/word/2010/wordprocessingShape">
                    <wps:wsp>
                      <wps:cNvCnPr/>
                      <wps:spPr>
                        <a:xfrm flipV="1">
                          <a:off x="0" y="0"/>
                          <a:ext cx="117465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7E8B7F" id="Straight Arrow Connector 17" o:spid="_x0000_s1026" type="#_x0000_t32" style="position:absolute;margin-left:28.25pt;margin-top:9pt;width:92.5pt;height:3.6pt;flip: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36768" behindDoc="0" locked="0" layoutInCell="1" allowOverlap="1" wp14:anchorId="1B837DBB" wp14:editId="1E7B29AE">
                <wp:simplePos x="0" y="0"/>
                <wp:positionH relativeFrom="column">
                  <wp:posOffset>5345723</wp:posOffset>
                </wp:positionH>
                <wp:positionV relativeFrom="paragraph">
                  <wp:posOffset>3859</wp:posOffset>
                </wp:positionV>
                <wp:extent cx="780415" cy="386861"/>
                <wp:effectExtent l="0" t="0" r="19685" b="13335"/>
                <wp:wrapNone/>
                <wp:docPr id="1818398697" name="Rectangle: Rounded Corners 14"/>
                <wp:cNvGraphicFramePr/>
                <a:graphic xmlns:a="http://schemas.openxmlformats.org/drawingml/2006/main">
                  <a:graphicData uri="http://schemas.microsoft.com/office/word/2010/wordprocessingShape">
                    <wps:wsp>
                      <wps:cNvSpPr/>
                      <wps:spPr>
                        <a:xfrm>
                          <a:off x="0" y="0"/>
                          <a:ext cx="780415" cy="38686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942739"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37DBB" id="Rectangle: Rounded Corners 14" o:spid="_x0000_s1052" style="position:absolute;left:0;text-align:left;margin-left:420.9pt;margin-top:.3pt;width:61.45pt;height:30.4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" fillcolor="white [3201]" strokecolor="#70ad47 [3209]" strokeweight="1pt">
                <v:stroke joinstyle="miter"/>
                <v:textbox>
                  <w:txbxContent>
                    <w:p w14:paraId="00942739" w14:textId="77777777" w:rsidR="00720AD6" w:rsidRPr="0013324F" w:rsidRDefault="00720AD6" w:rsidP="00720AD6">
                      <w:pPr>
                        <w:jc w:val="center"/>
                        <w:rPr>
                          <w:rFonts w:ascii="Times New Roman" w:hAnsi="Times New Roman" w:cs="Times New Roman"/>
                          <w:lang w:val="en-US"/>
                        </w:rPr>
                      </w:pPr>
                      <w:r w:rsidRPr="0013324F">
                        <w:rPr>
                          <w:rFonts w:ascii="Times New Roman" w:hAnsi="Times New Roman" w:cs="Times New Roman"/>
                          <w:lang w:val="en-US"/>
                        </w:rPr>
                        <w:t>Admin</w:t>
                      </w:r>
                    </w:p>
                  </w:txbxContent>
                </v:textbox>
              </v:roundrect>
            </w:pict>
          </mc:Fallback>
        </mc:AlternateContent>
      </w:r>
      <w:r w:rsidRPr="002B22B0">
        <w:rPr>
          <w:rFonts w:ascii="Times New Roman" w:hAnsi="Times New Roman" w:cs="Times New Roman"/>
          <w:lang w:val="en-US"/>
        </w:rPr>
        <w:t xml:space="preserve"> </w:t>
      </w:r>
    </w:p>
    <w:p w14:paraId="2EAF8ECB" w14:textId="77777777" w:rsidR="00720AD6" w:rsidRDefault="00720AD6" w:rsidP="00720AD6">
      <w:pPr>
        <w:tabs>
          <w:tab w:val="left" w:pos="908"/>
          <w:tab w:val="left" w:pos="6779"/>
        </w:tabs>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52128" behindDoc="0" locked="0" layoutInCell="1" allowOverlap="1" wp14:anchorId="75FABB45" wp14:editId="2EEF35B6">
                <wp:simplePos x="0" y="0"/>
                <wp:positionH relativeFrom="column">
                  <wp:posOffset>5758668</wp:posOffset>
                </wp:positionH>
                <wp:positionV relativeFrom="paragraph">
                  <wp:posOffset>92759</wp:posOffset>
                </wp:positionV>
                <wp:extent cx="45719" cy="1441499"/>
                <wp:effectExtent l="38100" t="0" r="69215" b="63500"/>
                <wp:wrapNone/>
                <wp:docPr id="1042935041" name="Straight Arrow Connector 28"/>
                <wp:cNvGraphicFramePr/>
                <a:graphic xmlns:a="http://schemas.openxmlformats.org/drawingml/2006/main">
                  <a:graphicData uri="http://schemas.microsoft.com/office/word/2010/wordprocessingShape">
                    <wps:wsp>
                      <wps:cNvCnPr/>
                      <wps:spPr>
                        <a:xfrm>
                          <a:off x="0" y="0"/>
                          <a:ext cx="45719" cy="14414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D5E15" id="Straight Arrow Connector 28" o:spid="_x0000_s1026" type="#_x0000_t32" style="position:absolute;margin-left:453.45pt;margin-top:7.3pt;width:3.6pt;height:113.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" strokecolor="black [3200]" strokeweight=".5pt">
                <v:stroke endarrow="block" joinstyle="miter"/>
              </v:shape>
            </w:pict>
          </mc:Fallback>
        </mc:AlternateContent>
      </w:r>
      <w:r>
        <w:rPr>
          <w:rFonts w:ascii="Times New Roman" w:hAnsi="Times New Roman" w:cs="Times New Roman"/>
          <w:lang w:val="en-US"/>
        </w:rPr>
        <w:tab/>
        <w:t>Task Info</w:t>
      </w:r>
      <w:r>
        <w:rPr>
          <w:rFonts w:ascii="Times New Roman" w:hAnsi="Times New Roman" w:cs="Times New Roman"/>
          <w:lang w:val="en-US"/>
        </w:rPr>
        <w:tab/>
        <w:t>Task Info</w:t>
      </w:r>
    </w:p>
    <w:p w14:paraId="2005DF8F" w14:textId="77777777" w:rsidR="00720AD6" w:rsidRPr="00E73FF3" w:rsidRDefault="00720AD6" w:rsidP="00720AD6">
      <w:pPr>
        <w:rPr>
          <w:rFonts w:ascii="Times New Roman" w:hAnsi="Times New Roman" w:cs="Times New Roman"/>
          <w:lang w:val="en-US"/>
        </w:rPr>
      </w:pPr>
    </w:p>
    <w:p w14:paraId="1C5E3450" w14:textId="77777777" w:rsidR="00720AD6" w:rsidRPr="00E73FF3" w:rsidRDefault="00720AD6" w:rsidP="00720AD6">
      <w:pPr>
        <w:tabs>
          <w:tab w:val="left" w:pos="7388"/>
        </w:tabs>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53152" behindDoc="0" locked="0" layoutInCell="1" allowOverlap="1" wp14:anchorId="29EC5379" wp14:editId="6A4AFFF4">
                <wp:simplePos x="0" y="0"/>
                <wp:positionH relativeFrom="column">
                  <wp:posOffset>3291840</wp:posOffset>
                </wp:positionH>
                <wp:positionV relativeFrom="paragraph">
                  <wp:posOffset>257712</wp:posOffset>
                </wp:positionV>
                <wp:extent cx="2101850" cy="1017124"/>
                <wp:effectExtent l="38100" t="76200" r="69850" b="88265"/>
                <wp:wrapNone/>
                <wp:docPr id="785826998" name="Connector: Elbow 29"/>
                <wp:cNvGraphicFramePr/>
                <a:graphic xmlns:a="http://schemas.openxmlformats.org/drawingml/2006/main">
                  <a:graphicData uri="http://schemas.microsoft.com/office/word/2010/wordprocessingShape">
                    <wps:wsp>
                      <wps:cNvCnPr/>
                      <wps:spPr>
                        <a:xfrm flipH="1" flipV="1">
                          <a:off x="0" y="0"/>
                          <a:ext cx="2101850" cy="1017124"/>
                        </a:xfrm>
                        <a:prstGeom prst="bentConnector3">
                          <a:avLst>
                            <a:gd name="adj1" fmla="val 47267"/>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E9F3D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 o:spid="_x0000_s1026" type="#_x0000_t34" style="position:absolute;margin-left:259.2pt;margin-top:20.3pt;width:165.5pt;height:80.1pt;flip:x 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" adj="10210" strokecolor="black [3200]" strokeweight=".5pt">
                <v:stroke startarrow="block" endarrow="block"/>
              </v:shape>
            </w:pict>
          </mc:Fallback>
        </mc:AlternateContent>
      </w:r>
      <w:r>
        <w:rPr>
          <w:rFonts w:ascii="Times New Roman" w:hAnsi="Times New Roman" w:cs="Times New Roman"/>
          <w:lang w:val="en-US"/>
        </w:rPr>
        <w:tab/>
        <w:t xml:space="preserve">Admin </w:t>
      </w:r>
    </w:p>
    <w:p w14:paraId="65099FDA" w14:textId="77777777" w:rsidR="00720AD6" w:rsidRPr="00E73FF3" w:rsidRDefault="00720AD6" w:rsidP="00720AD6">
      <w:pPr>
        <w:tabs>
          <w:tab w:val="left" w:pos="5793"/>
          <w:tab w:val="left" w:pos="7388"/>
        </w:tabs>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49056" behindDoc="0" locked="0" layoutInCell="1" allowOverlap="1" wp14:anchorId="5A4A19EB" wp14:editId="67D123E3">
                <wp:simplePos x="0" y="0"/>
                <wp:positionH relativeFrom="column">
                  <wp:posOffset>1645920</wp:posOffset>
                </wp:positionH>
                <wp:positionV relativeFrom="paragraph">
                  <wp:posOffset>9183</wp:posOffset>
                </wp:positionV>
                <wp:extent cx="590843" cy="541606"/>
                <wp:effectExtent l="0" t="0" r="19050" b="30480"/>
                <wp:wrapNone/>
                <wp:docPr id="54751247" name="Straight Connector 25"/>
                <wp:cNvGraphicFramePr/>
                <a:graphic xmlns:a="http://schemas.openxmlformats.org/drawingml/2006/main">
                  <a:graphicData uri="http://schemas.microsoft.com/office/word/2010/wordprocessingShape">
                    <wps:wsp>
                      <wps:cNvCnPr/>
                      <wps:spPr>
                        <a:xfrm flipH="1">
                          <a:off x="0" y="0"/>
                          <a:ext cx="590843" cy="5416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DC3E1" id="Straight Connector 25" o:spid="_x0000_s1026" style="position:absolute;flip:x;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6pt,.7pt" to="176.1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" strokecolor="black [3200]" strokeweight=".5pt">
                <v:stroke joinstyle="miter"/>
              </v:line>
            </w:pict>
          </mc:Fallback>
        </mc:AlternateContent>
      </w:r>
      <w:r>
        <w:rPr>
          <w:rFonts w:ascii="Times New Roman" w:hAnsi="Times New Roman" w:cs="Times New Roman"/>
          <w:lang w:val="en-US"/>
        </w:rPr>
        <w:tab/>
      </w:r>
      <w:r>
        <w:rPr>
          <w:rFonts w:ascii="Times New Roman" w:hAnsi="Times New Roman" w:cs="Times New Roman"/>
          <w:lang w:val="en-US"/>
        </w:rPr>
        <w:tab/>
        <w:t>Management</w:t>
      </w:r>
    </w:p>
    <w:p w14:paraId="3D465047" w14:textId="77777777" w:rsidR="00720AD6" w:rsidRDefault="00720AD6" w:rsidP="00720AD6">
      <w:pPr>
        <w:tabs>
          <w:tab w:val="left" w:pos="5793"/>
        </w:tabs>
        <w:rPr>
          <w:rFonts w:ascii="Times New Roman" w:hAnsi="Times New Roman" w:cs="Times New Roman"/>
          <w:lang w:val="en-US"/>
        </w:rPr>
      </w:pPr>
      <w:r>
        <w:rPr>
          <w:rFonts w:ascii="Times New Roman" w:hAnsi="Times New Roman" w:cs="Times New Roman"/>
          <w:lang w:val="en-US"/>
        </w:rPr>
        <w:tab/>
        <w:t>Task</w:t>
      </w:r>
    </w:p>
    <w:p w14:paraId="4D8284B7" w14:textId="77777777" w:rsidR="00720AD6" w:rsidRDefault="00720AD6" w:rsidP="00720AD6">
      <w:pPr>
        <w:tabs>
          <w:tab w:val="left" w:pos="2027"/>
          <w:tab w:val="left" w:pos="5793"/>
        </w:tabs>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51104" behindDoc="0" locked="0" layoutInCell="1" allowOverlap="1" wp14:anchorId="5D5A9B4C" wp14:editId="780498A9">
                <wp:simplePos x="0" y="0"/>
                <wp:positionH relativeFrom="column">
                  <wp:posOffset>5394959</wp:posOffset>
                </wp:positionH>
                <wp:positionV relativeFrom="paragraph">
                  <wp:posOffset>12163</wp:posOffset>
                </wp:positionV>
                <wp:extent cx="865163" cy="407963"/>
                <wp:effectExtent l="0" t="0" r="11430" b="11430"/>
                <wp:wrapNone/>
                <wp:docPr id="1821255752" name="Rectangle: Rounded Corners 27"/>
                <wp:cNvGraphicFramePr/>
                <a:graphic xmlns:a="http://schemas.openxmlformats.org/drawingml/2006/main">
                  <a:graphicData uri="http://schemas.microsoft.com/office/word/2010/wordprocessingShape">
                    <wps:wsp>
                      <wps:cNvSpPr/>
                      <wps:spPr>
                        <a:xfrm>
                          <a:off x="0" y="0"/>
                          <a:ext cx="865163" cy="407963"/>
                        </a:xfrm>
                        <a:prstGeom prst="roundRect">
                          <a:avLst/>
                        </a:prstGeom>
                      </wps:spPr>
                      <wps:style>
                        <a:lnRef idx="2">
                          <a:schemeClr val="dk1"/>
                        </a:lnRef>
                        <a:fillRef idx="1">
                          <a:schemeClr val="lt1"/>
                        </a:fillRef>
                        <a:effectRef idx="0">
                          <a:schemeClr val="dk1"/>
                        </a:effectRef>
                        <a:fontRef idx="minor">
                          <a:schemeClr val="dk1"/>
                        </a:fontRef>
                      </wps:style>
                      <wps:txbx>
                        <w:txbxContent>
                          <w:p w14:paraId="0870327E" w14:textId="77777777" w:rsidR="00720AD6" w:rsidRPr="00783355" w:rsidRDefault="00720AD6" w:rsidP="00720AD6">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5A9B4C" id="Rectangle: Rounded Corners 27" o:spid="_x0000_s1053" style="position:absolute;margin-left:424.8pt;margin-top:.95pt;width:68.1pt;height:32.1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" fillcolor="white [3201]" strokecolor="black [3200]" strokeweight="1pt">
                <v:stroke joinstyle="miter"/>
                <v:textbox>
                  <w:txbxContent>
                    <w:p w14:paraId="0870327E" w14:textId="77777777" w:rsidR="00720AD6" w:rsidRPr="00783355" w:rsidRDefault="00720AD6" w:rsidP="00720AD6">
                      <w:pPr>
                        <w:jc w:val="center"/>
                        <w:rPr>
                          <w:lang w:val="en-US"/>
                        </w:rPr>
                      </w:pPr>
                      <w:r>
                        <w:rPr>
                          <w:lang w:val="en-US"/>
                        </w:rPr>
                        <w:t>Admin</w:t>
                      </w:r>
                    </w:p>
                  </w:txbxContent>
                </v:textbox>
              </v:roundrect>
            </w:pict>
          </mc:Fallback>
        </mc:AlternateContent>
      </w:r>
      <w:r>
        <w:rPr>
          <w:rFonts w:ascii="Times New Roman" w:hAnsi="Times New Roman" w:cs="Times New Roman"/>
          <w:noProof/>
          <w:lang w:val="en-US"/>
        </w:rPr>
        <mc:AlternateContent>
          <mc:Choice Requires="wps">
            <w:drawing>
              <wp:anchor distT="0" distB="0" distL="114300" distR="114300" simplePos="0" relativeHeight="251950080" behindDoc="0" locked="0" layoutInCell="1" allowOverlap="1" wp14:anchorId="6361745E" wp14:editId="2CBA266C">
                <wp:simplePos x="0" y="0"/>
                <wp:positionH relativeFrom="column">
                  <wp:posOffset>1643868</wp:posOffset>
                </wp:positionH>
                <wp:positionV relativeFrom="paragraph">
                  <wp:posOffset>244280</wp:posOffset>
                </wp:positionV>
                <wp:extent cx="431117" cy="330590"/>
                <wp:effectExtent l="19050" t="0" r="26670" b="88900"/>
                <wp:wrapNone/>
                <wp:docPr id="1177709397" name="Connector: Elbow 26"/>
                <wp:cNvGraphicFramePr/>
                <a:graphic xmlns:a="http://schemas.openxmlformats.org/drawingml/2006/main">
                  <a:graphicData uri="http://schemas.microsoft.com/office/word/2010/wordprocessingShape">
                    <wps:wsp>
                      <wps:cNvCnPr/>
                      <wps:spPr>
                        <a:xfrm>
                          <a:off x="0" y="0"/>
                          <a:ext cx="431117" cy="330590"/>
                        </a:xfrm>
                        <a:prstGeom prst="bentConnector3">
                          <a:avLst>
                            <a:gd name="adj1" fmla="val -153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DBB07" id="Connector: Elbow 26" o:spid="_x0000_s1026" type="#_x0000_t34" style="position:absolute;margin-left:129.45pt;margin-top:19.25pt;width:33.95pt;height:26.0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" adj="-332" strokecolor="black [3200]" strokeweight=".5pt">
                <v:stroke endarrow="block"/>
              </v:shape>
            </w:pict>
          </mc:Fallback>
        </mc:AlternateContent>
      </w:r>
      <w:r>
        <w:rPr>
          <w:rFonts w:ascii="Times New Roman" w:hAnsi="Times New Roman" w:cs="Times New Roman"/>
          <w:lang w:val="en-US"/>
        </w:rPr>
        <w:tab/>
        <w:t xml:space="preserve">Delete Task </w:t>
      </w:r>
      <w:r>
        <w:rPr>
          <w:rFonts w:ascii="Times New Roman" w:hAnsi="Times New Roman" w:cs="Times New Roman"/>
          <w:lang w:val="en-US"/>
        </w:rPr>
        <w:tab/>
        <w:t>Schedule</w:t>
      </w:r>
    </w:p>
    <w:p w14:paraId="232A40EA" w14:textId="77777777" w:rsidR="00720AD6" w:rsidRPr="000A6DED" w:rsidRDefault="00720AD6" w:rsidP="00720AD6">
      <w:pPr>
        <w:tabs>
          <w:tab w:val="left" w:pos="5793"/>
        </w:tabs>
        <w:rPr>
          <w:rFonts w:ascii="Times New Roman" w:hAnsi="Times New Roman" w:cs="Times New Roman"/>
          <w:lang w:val="en-US"/>
        </w:rPr>
      </w:pPr>
      <w:r>
        <w:rPr>
          <w:rFonts w:ascii="Times New Roman" w:hAnsi="Times New Roman" w:cs="Times New Roman"/>
          <w:lang w:val="en-US"/>
        </w:rPr>
        <w:tab/>
        <w:t>Data</w:t>
      </w:r>
    </w:p>
    <w:p w14:paraId="255CC0FB" w14:textId="27092215" w:rsidR="00F925FB" w:rsidRPr="00F925FB" w:rsidRDefault="00720AD6" w:rsidP="00720AD6">
      <w:r>
        <w:br w:type="page"/>
      </w:r>
    </w:p>
    <w:p w14:paraId="6A2FD442" w14:textId="7074F850" w:rsidR="000217C3" w:rsidRPr="00C264EE" w:rsidRDefault="00286F3F" w:rsidP="00C264EE">
      <w:r w:rsidRPr="00286F3F">
        <w:rPr>
          <w:b/>
          <w:bCs/>
          <w:sz w:val="36"/>
          <w:szCs w:val="36"/>
        </w:rPr>
        <w:lastRenderedPageBreak/>
        <w:t>4.</w:t>
      </w:r>
      <w:r>
        <w:rPr>
          <w:b/>
          <w:bCs/>
          <w:sz w:val="36"/>
          <w:szCs w:val="36"/>
        </w:rPr>
        <w:t xml:space="preserve"> </w:t>
      </w:r>
      <w:r w:rsidR="00C406FF" w:rsidRPr="00C37DC5">
        <w:rPr>
          <w:rFonts w:ascii="Times New Roman" w:hAnsi="Times New Roman" w:cs="Times New Roman"/>
          <w:b/>
          <w:bCs/>
          <w:sz w:val="36"/>
          <w:szCs w:val="36"/>
        </w:rPr>
        <w:t>SYSTEM DESIGN AND MODULE STRUCTU</w:t>
      </w:r>
      <w:r w:rsidR="00C264EE">
        <w:rPr>
          <w:rFonts w:ascii="Times New Roman" w:hAnsi="Times New Roman" w:cs="Times New Roman"/>
          <w:b/>
          <w:bCs/>
          <w:sz w:val="36"/>
          <w:szCs w:val="36"/>
        </w:rPr>
        <w:t>RE</w:t>
      </w:r>
    </w:p>
    <w:p w14:paraId="3F2A1889" w14:textId="68E3D636" w:rsidR="00C406FF" w:rsidRPr="00701201" w:rsidRDefault="00701201" w:rsidP="005554C3">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C406FF" w:rsidRPr="00F41729">
        <w:rPr>
          <w:rFonts w:ascii="Times New Roman" w:hAnsi="Times New Roman" w:cs="Times New Roman"/>
          <w:sz w:val="24"/>
          <w:szCs w:val="24"/>
        </w:rPr>
        <w:t>ystem Design explains how the Daily Planner system will work, how data will flow, and how users will interact with the system.</w:t>
      </w:r>
      <w:r w:rsidR="00C406FF" w:rsidRPr="003B578F">
        <w:t xml:space="preserve"> </w:t>
      </w:r>
      <w:r w:rsidR="00C406FF" w:rsidRPr="003B578F">
        <w:rPr>
          <w:rFonts w:ascii="Times New Roman" w:hAnsi="Times New Roman" w:cs="Times New Roman"/>
          <w:sz w:val="24"/>
          <w:szCs w:val="24"/>
        </w:rPr>
        <w:t xml:space="preserve">The module structure of the Daily Planner is divided into several functional modules to improve efficiency and maintainability. The User Management Module handles registration, login authentication, profile updates, and password management. The Task Management Module acts as the core component of the system, allowing users to create tasks, set deadlines, assign priorities, edit task details, and track completion status. The Reminder and Notification Module sends alerts for upcoming or missed tasks to help users stay organized. </w:t>
      </w:r>
      <w:r w:rsidR="00C406FF" w:rsidRPr="00F41729">
        <w:rPr>
          <w:rFonts w:ascii="Times New Roman" w:hAnsi="Times New Roman" w:cs="Times New Roman"/>
          <w:sz w:val="24"/>
          <w:szCs w:val="24"/>
        </w:rPr>
        <w:t>The Daily Planner system is designed to help users manage their daily tasks, set reminders, and track productivity. The system will store task details in a database and provide a user-friendly interface for adding, editing, deleting, and viewing tasks.</w:t>
      </w:r>
    </w:p>
    <w:p w14:paraId="00F52387" w14:textId="77777777" w:rsidR="000B1AB2" w:rsidRDefault="005554C3" w:rsidP="000B1AB2">
      <w:pPr>
        <w:spacing w:line="360" w:lineRule="auto"/>
        <w:jc w:val="center"/>
      </w:pPr>
      <w:r>
        <w:t>S</w:t>
      </w:r>
      <w:r w:rsidR="00D72BE3">
        <w:br w:type="page"/>
      </w:r>
    </w:p>
    <w:p w14:paraId="790EE010" w14:textId="5760B21B" w:rsidR="002C2534" w:rsidRPr="000B1AB2" w:rsidRDefault="00786DE9" w:rsidP="000B1AB2">
      <w:pPr>
        <w:spacing w:line="360" w:lineRule="auto"/>
      </w:pPr>
      <w:r w:rsidRPr="00481F7F">
        <w:rPr>
          <w:rFonts w:ascii="Times New Roman" w:hAnsi="Times New Roman" w:cs="Times New Roman"/>
          <w:b/>
          <w:bCs/>
          <w:sz w:val="36"/>
          <w:szCs w:val="36"/>
        </w:rPr>
        <w:lastRenderedPageBreak/>
        <w:t>4.1 Numbers of modules and Description</w:t>
      </w:r>
    </w:p>
    <w:p w14:paraId="1809BD34" w14:textId="77777777" w:rsidR="00481F7F" w:rsidRPr="00481F7F" w:rsidRDefault="00481F7F" w:rsidP="00481F7F">
      <w:pPr>
        <w:rPr>
          <w:rFonts w:ascii="Times New Roman" w:hAnsi="Times New Roman" w:cs="Times New Roman"/>
          <w:lang w:val="en-US"/>
        </w:rPr>
      </w:pPr>
    </w:p>
    <w:p w14:paraId="2AF664E1" w14:textId="1D70A7FC" w:rsidR="002C2534" w:rsidRPr="002C2534" w:rsidRDefault="002C2534" w:rsidP="00C249A1">
      <w:pPr>
        <w:pStyle w:val="NormalWeb"/>
        <w:spacing w:line="360" w:lineRule="auto"/>
        <w:jc w:val="both"/>
      </w:pPr>
      <w:r w:rsidRPr="002C2534">
        <w:t xml:space="preserve">The Daily Planner system is divided into </w:t>
      </w:r>
      <w:r w:rsidR="00F46475">
        <w:t>5</w:t>
      </w:r>
      <w:r w:rsidRPr="002C2534">
        <w:t xml:space="preserve"> main modules. Each module performs a specific function to ensure smooth working of the system.</w:t>
      </w:r>
    </w:p>
    <w:p w14:paraId="2201E5C7" w14:textId="3D14CC69" w:rsidR="002C2534" w:rsidRPr="002C2534" w:rsidRDefault="007B4EC7" w:rsidP="00C249A1">
      <w:pPr>
        <w:pStyle w:val="NormalWeb"/>
        <w:spacing w:line="360" w:lineRule="auto"/>
        <w:jc w:val="both"/>
        <w:rPr>
          <w:b/>
          <w:bCs/>
          <w:sz w:val="28"/>
          <w:szCs w:val="28"/>
        </w:rPr>
      </w:pPr>
      <w:r w:rsidRPr="007B4EC7">
        <w:rPr>
          <w:b/>
          <w:bCs/>
          <w:sz w:val="28"/>
          <w:szCs w:val="28"/>
        </w:rPr>
        <w:t>1.</w:t>
      </w:r>
      <w:r w:rsidR="002C2534" w:rsidRPr="002C2534">
        <w:rPr>
          <w:b/>
          <w:bCs/>
          <w:sz w:val="28"/>
          <w:szCs w:val="28"/>
        </w:rPr>
        <w:t>User Management Module</w:t>
      </w:r>
    </w:p>
    <w:p w14:paraId="3DD8D21E" w14:textId="77777777" w:rsidR="002C2534" w:rsidRPr="002C2534" w:rsidRDefault="002C2534" w:rsidP="00C249A1">
      <w:pPr>
        <w:pStyle w:val="NormalWeb"/>
        <w:spacing w:line="360" w:lineRule="auto"/>
        <w:jc w:val="both"/>
      </w:pPr>
      <w:r w:rsidRPr="002C2534">
        <w:t>This module manages all user-related activities. It allows users to register, log in, log out, and update their profile details. It also handles password security and authentication to ensure that only authorized users can access their tasks and personal data.</w:t>
      </w:r>
    </w:p>
    <w:p w14:paraId="544B78A4" w14:textId="2411931F" w:rsidR="002C2534" w:rsidRPr="002C2534" w:rsidRDefault="007B4EC7" w:rsidP="00C249A1">
      <w:pPr>
        <w:pStyle w:val="NormalWeb"/>
        <w:spacing w:line="360" w:lineRule="auto"/>
        <w:jc w:val="both"/>
        <w:rPr>
          <w:b/>
          <w:bCs/>
          <w:sz w:val="28"/>
          <w:szCs w:val="28"/>
        </w:rPr>
      </w:pPr>
      <w:r w:rsidRPr="007B4EC7">
        <w:rPr>
          <w:b/>
          <w:bCs/>
          <w:sz w:val="28"/>
          <w:szCs w:val="28"/>
        </w:rPr>
        <w:t>2.</w:t>
      </w:r>
      <w:r w:rsidR="002C2534" w:rsidRPr="002C2534">
        <w:rPr>
          <w:b/>
          <w:bCs/>
          <w:sz w:val="28"/>
          <w:szCs w:val="28"/>
        </w:rPr>
        <w:t xml:space="preserve"> Task Management Module</w:t>
      </w:r>
    </w:p>
    <w:p w14:paraId="6E600F74" w14:textId="77777777" w:rsidR="002C2534" w:rsidRDefault="002C2534" w:rsidP="00C249A1">
      <w:pPr>
        <w:pStyle w:val="NormalWeb"/>
        <w:spacing w:line="360" w:lineRule="auto"/>
        <w:jc w:val="both"/>
      </w:pPr>
      <w:r w:rsidRPr="002C2534">
        <w:t>This is the core module of the system. It enables users to add new tasks, edit existing tasks, delete tasks, set priorities, and mark tasks as completed. It also stores details like task title, description, deadline, and status.</w:t>
      </w:r>
    </w:p>
    <w:p w14:paraId="30D1DE94" w14:textId="7206BE4F" w:rsidR="006C1373" w:rsidRPr="006C1373" w:rsidRDefault="006C1373" w:rsidP="00C249A1">
      <w:pPr>
        <w:pStyle w:val="NormalWeb"/>
        <w:spacing w:line="360" w:lineRule="auto"/>
        <w:jc w:val="both"/>
        <w:rPr>
          <w:b/>
          <w:bCs/>
          <w:sz w:val="28"/>
          <w:szCs w:val="28"/>
        </w:rPr>
      </w:pPr>
      <w:r w:rsidRPr="006C1373">
        <w:rPr>
          <w:b/>
          <w:bCs/>
          <w:sz w:val="28"/>
          <w:szCs w:val="28"/>
        </w:rPr>
        <w:t>3. Reminder and Notification Module</w:t>
      </w:r>
    </w:p>
    <w:p w14:paraId="7E54A86E" w14:textId="77777777" w:rsidR="006C1373" w:rsidRPr="006C1373" w:rsidRDefault="006C1373" w:rsidP="00C249A1">
      <w:pPr>
        <w:pStyle w:val="NormalWeb"/>
        <w:spacing w:line="360" w:lineRule="auto"/>
        <w:jc w:val="both"/>
      </w:pPr>
      <w:r w:rsidRPr="006C1373">
        <w:t>This module helps users stay on track by sending reminders for upcoming tasks. It notifies users about pending or missed tasks and ensures that important activities are not forgotten.</w:t>
      </w:r>
    </w:p>
    <w:p w14:paraId="5F26C031" w14:textId="457B6235" w:rsidR="006C1373" w:rsidRPr="006C1373" w:rsidRDefault="006C1373" w:rsidP="00C249A1">
      <w:pPr>
        <w:pStyle w:val="NormalWeb"/>
        <w:spacing w:line="360" w:lineRule="auto"/>
        <w:jc w:val="both"/>
        <w:rPr>
          <w:b/>
          <w:bCs/>
          <w:sz w:val="28"/>
          <w:szCs w:val="28"/>
        </w:rPr>
      </w:pPr>
      <w:r w:rsidRPr="00C249A1">
        <w:rPr>
          <w:b/>
          <w:bCs/>
          <w:sz w:val="28"/>
          <w:szCs w:val="28"/>
        </w:rPr>
        <w:t>4.</w:t>
      </w:r>
      <w:r w:rsidRPr="006C1373">
        <w:rPr>
          <w:b/>
          <w:bCs/>
          <w:sz w:val="28"/>
          <w:szCs w:val="28"/>
        </w:rPr>
        <w:t xml:space="preserve"> Calendar and Scheduling Module</w:t>
      </w:r>
    </w:p>
    <w:p w14:paraId="6CA7F981" w14:textId="77777777" w:rsidR="006C1373" w:rsidRPr="006C1373" w:rsidRDefault="006C1373" w:rsidP="00C249A1">
      <w:pPr>
        <w:pStyle w:val="NormalWeb"/>
        <w:spacing w:line="360" w:lineRule="auto"/>
        <w:jc w:val="both"/>
      </w:pPr>
      <w:r w:rsidRPr="006C1373">
        <w:t>This module organizes tasks according to date and time. It provides daily and weekly views of tasks and helps users schedule activities in specific time slots for better time management.</w:t>
      </w:r>
    </w:p>
    <w:p w14:paraId="5B54C93C" w14:textId="3A8B5D17" w:rsidR="006C1373" w:rsidRPr="006C1373" w:rsidRDefault="006C1373" w:rsidP="00C249A1">
      <w:pPr>
        <w:pStyle w:val="NormalWeb"/>
        <w:spacing w:line="360" w:lineRule="auto"/>
        <w:jc w:val="both"/>
        <w:rPr>
          <w:b/>
          <w:bCs/>
          <w:sz w:val="28"/>
          <w:szCs w:val="28"/>
        </w:rPr>
      </w:pPr>
      <w:r w:rsidRPr="00C249A1">
        <w:rPr>
          <w:b/>
          <w:bCs/>
          <w:sz w:val="28"/>
          <w:szCs w:val="28"/>
        </w:rPr>
        <w:t>5.</w:t>
      </w:r>
      <w:r w:rsidRPr="006C1373">
        <w:rPr>
          <w:b/>
          <w:bCs/>
          <w:sz w:val="28"/>
          <w:szCs w:val="28"/>
        </w:rPr>
        <w:t xml:space="preserve"> Reports and Productivity Module</w:t>
      </w:r>
    </w:p>
    <w:p w14:paraId="5EB8D8F7" w14:textId="47FA22C4" w:rsidR="006C1373" w:rsidRDefault="006C1373" w:rsidP="00C249A1">
      <w:pPr>
        <w:pStyle w:val="NormalWeb"/>
        <w:spacing w:line="360" w:lineRule="auto"/>
        <w:jc w:val="both"/>
      </w:pPr>
      <w:r w:rsidRPr="006C1373">
        <w:t>This module generates reports showing completed and pending tasks. It helps users analy</w:t>
      </w:r>
      <w:r w:rsidR="00C249A1">
        <w:t>s</w:t>
      </w:r>
      <w:r w:rsidRPr="006C1373">
        <w:t>e their daily or weekly productivity and track their performance over time</w:t>
      </w:r>
      <w:r w:rsidR="00B35E27">
        <w:t>.</w:t>
      </w:r>
    </w:p>
    <w:p w14:paraId="48CF7DA4" w14:textId="77777777" w:rsidR="00C249A1" w:rsidRPr="006C1373" w:rsidRDefault="00C249A1" w:rsidP="00C249A1">
      <w:pPr>
        <w:pStyle w:val="NormalWeb"/>
        <w:spacing w:line="360" w:lineRule="auto"/>
        <w:jc w:val="both"/>
      </w:pPr>
    </w:p>
    <w:p w14:paraId="6032B55F" w14:textId="77777777" w:rsidR="006C1373" w:rsidRPr="002C2534" w:rsidRDefault="006C1373" w:rsidP="002C2534">
      <w:pPr>
        <w:pStyle w:val="NormalWeb"/>
        <w:spacing w:line="360" w:lineRule="auto"/>
      </w:pPr>
    </w:p>
    <w:p w14:paraId="620BFD57" w14:textId="77777777" w:rsidR="00F46475" w:rsidRDefault="00F46475" w:rsidP="005F38E8">
      <w:pPr>
        <w:pStyle w:val="NormalWeb"/>
        <w:spacing w:before="100" w:beforeAutospacing="1" w:after="100" w:afterAutospacing="1" w:line="360" w:lineRule="auto"/>
        <w:jc w:val="center"/>
        <w:rPr>
          <w:b/>
          <w:bCs/>
          <w:sz w:val="36"/>
          <w:szCs w:val="36"/>
        </w:rPr>
      </w:pPr>
    </w:p>
    <w:p w14:paraId="6638A2C1" w14:textId="77777777" w:rsidR="00F46475" w:rsidRDefault="00F46475" w:rsidP="005F38E8">
      <w:pPr>
        <w:pStyle w:val="NormalWeb"/>
        <w:spacing w:before="100" w:beforeAutospacing="1" w:after="100" w:afterAutospacing="1" w:line="360" w:lineRule="auto"/>
        <w:jc w:val="center"/>
        <w:rPr>
          <w:b/>
          <w:bCs/>
          <w:sz w:val="36"/>
          <w:szCs w:val="36"/>
        </w:rPr>
      </w:pPr>
    </w:p>
    <w:p w14:paraId="0A898A63" w14:textId="0102DF2E" w:rsidR="00D60B16" w:rsidRPr="005F38E8" w:rsidRDefault="00F900A0" w:rsidP="005F38E8">
      <w:pPr>
        <w:pStyle w:val="NormalWeb"/>
        <w:spacing w:before="100" w:beforeAutospacing="1" w:after="100" w:afterAutospacing="1" w:line="360" w:lineRule="auto"/>
        <w:jc w:val="center"/>
        <w:rPr>
          <w:b/>
          <w:bCs/>
          <w:sz w:val="36"/>
          <w:szCs w:val="36"/>
        </w:rPr>
      </w:pPr>
      <w:r w:rsidRPr="005F38E8">
        <w:rPr>
          <w:b/>
          <w:bCs/>
          <w:sz w:val="36"/>
          <w:szCs w:val="36"/>
        </w:rPr>
        <w:lastRenderedPageBreak/>
        <w:t>4.2 Data Structure used in Project</w:t>
      </w:r>
    </w:p>
    <w:p w14:paraId="17D70C89" w14:textId="39BC8B2B" w:rsidR="006C537F" w:rsidRPr="00481F7F" w:rsidRDefault="007B5181" w:rsidP="00005171">
      <w:pPr>
        <w:pStyle w:val="NormalWeb"/>
        <w:spacing w:line="360" w:lineRule="auto"/>
        <w:jc w:val="both"/>
        <w:rPr>
          <w:b/>
          <w:bCs/>
          <w:sz w:val="28"/>
          <w:szCs w:val="28"/>
        </w:rPr>
      </w:pPr>
      <w:r w:rsidRPr="00481F7F">
        <w:rPr>
          <w:b/>
          <w:bCs/>
          <w:sz w:val="28"/>
          <w:szCs w:val="28"/>
        </w:rPr>
        <w:t>1.</w:t>
      </w:r>
      <w:r w:rsidR="006C537F" w:rsidRPr="00481F7F">
        <w:rPr>
          <w:b/>
          <w:bCs/>
          <w:sz w:val="28"/>
          <w:szCs w:val="28"/>
        </w:rPr>
        <w:t>Array</w:t>
      </w:r>
    </w:p>
    <w:p w14:paraId="3008905A" w14:textId="77777777" w:rsidR="006C537F" w:rsidRPr="006C537F" w:rsidRDefault="006C537F" w:rsidP="00005171">
      <w:pPr>
        <w:pStyle w:val="NormalWeb"/>
        <w:spacing w:line="360" w:lineRule="auto"/>
        <w:jc w:val="both"/>
      </w:pPr>
      <w:r w:rsidRPr="006C537F">
        <w:t>An array is used to store multiple tasks in a list format. Each task can be stored at a specific index position. Arrays help in displaying tasks sequentially (for example, daily task list). It is simple and useful for fixed-size data storage.</w:t>
      </w:r>
    </w:p>
    <w:p w14:paraId="55EFC266" w14:textId="17DE2768" w:rsidR="006C537F" w:rsidRPr="00481F7F" w:rsidRDefault="007B5181" w:rsidP="00005171">
      <w:pPr>
        <w:pStyle w:val="NormalWeb"/>
        <w:spacing w:line="360" w:lineRule="auto"/>
        <w:jc w:val="both"/>
        <w:rPr>
          <w:b/>
          <w:bCs/>
          <w:sz w:val="28"/>
          <w:szCs w:val="28"/>
        </w:rPr>
      </w:pPr>
      <w:r w:rsidRPr="00481F7F">
        <w:rPr>
          <w:b/>
          <w:bCs/>
          <w:sz w:val="28"/>
          <w:szCs w:val="28"/>
        </w:rPr>
        <w:t>2.</w:t>
      </w:r>
      <w:r w:rsidR="006C537F" w:rsidRPr="00481F7F">
        <w:rPr>
          <w:b/>
          <w:bCs/>
          <w:sz w:val="28"/>
          <w:szCs w:val="28"/>
        </w:rPr>
        <w:t xml:space="preserve"> List (Array List / Linked List)</w:t>
      </w:r>
    </w:p>
    <w:p w14:paraId="6A01952D" w14:textId="77777777" w:rsidR="006C537F" w:rsidRPr="006C537F" w:rsidRDefault="006C537F" w:rsidP="00005171">
      <w:pPr>
        <w:pStyle w:val="NormalWeb"/>
        <w:spacing w:line="360" w:lineRule="auto"/>
        <w:jc w:val="both"/>
      </w:pPr>
      <w:r w:rsidRPr="006C537F">
        <w:t>A dynamic list is commonly used to store tasks because the number of tasks can increase or decrease. It allows easy addition, deletion, and modification of tasks without fixed size limitations. This is one of the most important data structures in the Daily Planner system.</w:t>
      </w:r>
    </w:p>
    <w:p w14:paraId="6B7432EF" w14:textId="1B0CFF29" w:rsidR="006C537F" w:rsidRPr="00481F7F" w:rsidRDefault="007B5181" w:rsidP="00005171">
      <w:pPr>
        <w:pStyle w:val="NormalWeb"/>
        <w:spacing w:line="360" w:lineRule="auto"/>
        <w:jc w:val="both"/>
        <w:rPr>
          <w:b/>
          <w:bCs/>
          <w:sz w:val="28"/>
          <w:szCs w:val="28"/>
        </w:rPr>
      </w:pPr>
      <w:r w:rsidRPr="00481F7F">
        <w:rPr>
          <w:b/>
          <w:bCs/>
          <w:sz w:val="28"/>
          <w:szCs w:val="28"/>
        </w:rPr>
        <w:t>3.</w:t>
      </w:r>
      <w:r w:rsidR="006C537F" w:rsidRPr="00481F7F">
        <w:rPr>
          <w:b/>
          <w:bCs/>
          <w:sz w:val="28"/>
          <w:szCs w:val="28"/>
        </w:rPr>
        <w:t xml:space="preserve"> Stack</w:t>
      </w:r>
    </w:p>
    <w:p w14:paraId="63D2EF30" w14:textId="0F5ED781" w:rsidR="006C537F" w:rsidRPr="006C537F" w:rsidRDefault="006C537F" w:rsidP="00005171">
      <w:pPr>
        <w:pStyle w:val="NormalWeb"/>
        <w:spacing w:line="360" w:lineRule="auto"/>
        <w:jc w:val="both"/>
      </w:pPr>
      <w:r w:rsidRPr="006C537F">
        <w:t xml:space="preserve">A stack </w:t>
      </w:r>
      <w:r w:rsidR="00AA0FC4">
        <w:t>is</w:t>
      </w:r>
      <w:r w:rsidRPr="006C537F">
        <w:t xml:space="preserve"> used to implement features like undo and redo operations. For example, if a user deletes a task accidentally, the system can restore it using stack operations (Last In First Out – LIFO).</w:t>
      </w:r>
    </w:p>
    <w:p w14:paraId="57965584" w14:textId="6F06EFFB" w:rsidR="006C537F" w:rsidRPr="00481F7F" w:rsidRDefault="007B5181" w:rsidP="00005171">
      <w:pPr>
        <w:pStyle w:val="NormalWeb"/>
        <w:spacing w:line="360" w:lineRule="auto"/>
        <w:jc w:val="both"/>
        <w:rPr>
          <w:b/>
          <w:bCs/>
          <w:sz w:val="28"/>
          <w:szCs w:val="28"/>
        </w:rPr>
      </w:pPr>
      <w:r w:rsidRPr="00481F7F">
        <w:rPr>
          <w:b/>
          <w:bCs/>
          <w:sz w:val="28"/>
          <w:szCs w:val="28"/>
        </w:rPr>
        <w:t>4.</w:t>
      </w:r>
      <w:r w:rsidR="006C537F" w:rsidRPr="00481F7F">
        <w:rPr>
          <w:b/>
          <w:bCs/>
          <w:sz w:val="28"/>
          <w:szCs w:val="28"/>
        </w:rPr>
        <w:t xml:space="preserve"> Queue</w:t>
      </w:r>
    </w:p>
    <w:p w14:paraId="3D5B8497" w14:textId="77777777" w:rsidR="006C537F" w:rsidRDefault="006C537F" w:rsidP="00005171">
      <w:pPr>
        <w:pStyle w:val="NormalWeb"/>
        <w:spacing w:line="360" w:lineRule="auto"/>
        <w:jc w:val="both"/>
      </w:pPr>
      <w:r w:rsidRPr="006C537F">
        <w:t>A queue can be used in the Reminder Module to manage notifications. Tasks are processed in the order they are scheduled (First In First Out – FIFO), which helps in sending reminders correctly.</w:t>
      </w:r>
    </w:p>
    <w:p w14:paraId="770375ED" w14:textId="5ACFF676" w:rsidR="000217C3" w:rsidRDefault="000217C3">
      <w:pPr>
        <w:rPr>
          <w:rFonts w:ascii="Times New Roman" w:hAnsi="Times New Roman" w:cs="Times New Roman"/>
          <w:sz w:val="24"/>
          <w:szCs w:val="24"/>
        </w:rPr>
      </w:pPr>
      <w:r>
        <w:br w:type="page"/>
      </w:r>
    </w:p>
    <w:p w14:paraId="426BCC1F" w14:textId="3337C128" w:rsidR="00201D94" w:rsidRPr="009A4062" w:rsidRDefault="007726CB" w:rsidP="009A4062">
      <w:pPr>
        <w:pStyle w:val="NormalWeb"/>
        <w:spacing w:line="360" w:lineRule="auto"/>
        <w:jc w:val="center"/>
        <w:rPr>
          <w:b/>
          <w:bCs/>
          <w:sz w:val="36"/>
          <w:szCs w:val="36"/>
        </w:rPr>
      </w:pPr>
      <w:r w:rsidRPr="009A4062">
        <w:rPr>
          <w:b/>
          <w:bCs/>
          <w:sz w:val="36"/>
          <w:szCs w:val="36"/>
        </w:rPr>
        <w:lastRenderedPageBreak/>
        <w:t xml:space="preserve">4.3 </w:t>
      </w:r>
      <w:r w:rsidR="008C3170" w:rsidRPr="009A4062">
        <w:rPr>
          <w:b/>
          <w:bCs/>
          <w:sz w:val="36"/>
          <w:szCs w:val="36"/>
        </w:rPr>
        <w:t>P</w:t>
      </w:r>
      <w:r w:rsidRPr="009A4062">
        <w:rPr>
          <w:b/>
          <w:bCs/>
          <w:sz w:val="36"/>
          <w:szCs w:val="36"/>
        </w:rPr>
        <w:t>ropos</w:t>
      </w:r>
      <w:r w:rsidR="008C3170" w:rsidRPr="009A4062">
        <w:rPr>
          <w:b/>
          <w:bCs/>
          <w:sz w:val="36"/>
          <w:szCs w:val="36"/>
        </w:rPr>
        <w:t>ed Security Mechanism</w:t>
      </w:r>
    </w:p>
    <w:p w14:paraId="23DA7DE4" w14:textId="77777777" w:rsidR="00545E19" w:rsidRPr="00545E19" w:rsidRDefault="00545E19" w:rsidP="009A4062">
      <w:pPr>
        <w:pStyle w:val="NormalWeb"/>
        <w:spacing w:line="360" w:lineRule="auto"/>
      </w:pPr>
      <w:r w:rsidRPr="00545E19">
        <w:t>The security architecture of the Daily Planner Management System is designed to ensure the confidentiality, integrity, and availability of user data. By implementing a multi-layered security approach, the system protects against both external cyber threats and internal misuse. The following security mechanisms are proposed to maintain a secure and reliable platform.</w:t>
      </w:r>
    </w:p>
    <w:p w14:paraId="101C5039" w14:textId="26F745CF" w:rsidR="00545E19" w:rsidRPr="00545E19" w:rsidRDefault="00545E19" w:rsidP="009A4062">
      <w:pPr>
        <w:pStyle w:val="NormalWeb"/>
        <w:spacing w:line="360" w:lineRule="auto"/>
      </w:pPr>
      <w:r w:rsidRPr="009A4062">
        <w:rPr>
          <w:b/>
          <w:bCs/>
          <w:sz w:val="28"/>
          <w:szCs w:val="28"/>
        </w:rPr>
        <w:t>Role-Based Access Control:</w:t>
      </w:r>
      <w:r w:rsidR="00005171" w:rsidRPr="009A4062">
        <w:rPr>
          <w:b/>
          <w:bCs/>
          <w:sz w:val="28"/>
          <w:szCs w:val="28"/>
        </w:rPr>
        <w:t>-</w:t>
      </w:r>
      <w:r w:rsidRPr="009A4062">
        <w:rPr>
          <w:b/>
          <w:bCs/>
          <w:sz w:val="28"/>
          <w:szCs w:val="28"/>
        </w:rPr>
        <w:br/>
      </w:r>
      <w:r w:rsidRPr="00545E19">
        <w:t>To maintain strict operational control, the system implements Role-Based Access Control to differentiate between administrators and general users. Administrators have full authority to manage user accounts, settings, and system configurations, while regular users can only create, edit, or delete their own tasks and schedules. This prevents unauthorized access or modification of sensitive data.</w:t>
      </w:r>
    </w:p>
    <w:p w14:paraId="293E5D9F" w14:textId="77777777" w:rsidR="00545E19" w:rsidRPr="00545E19" w:rsidRDefault="00545E19" w:rsidP="009A4062">
      <w:pPr>
        <w:pStyle w:val="NormalWeb"/>
        <w:spacing w:line="360" w:lineRule="auto"/>
      </w:pPr>
      <w:r w:rsidRPr="009A4062">
        <w:rPr>
          <w:b/>
          <w:bCs/>
          <w:sz w:val="28"/>
          <w:szCs w:val="28"/>
        </w:rPr>
        <w:t>Encrypted Authentication:</w:t>
      </w:r>
      <w:r w:rsidRPr="00545E19">
        <w:br/>
        <w:t>Security begins at the login stage, where user credentials are protected using secure hashing algorithms. Passwords are never stored in plain text, reducing the risk of data exposure in case of a breach. Additionally, secure session management techniques are used to prevent session hijacking and unauthorized login attempts.</w:t>
      </w:r>
    </w:p>
    <w:p w14:paraId="589A581B" w14:textId="11B339DD" w:rsidR="00545E19" w:rsidRPr="00545E19" w:rsidRDefault="00545E19" w:rsidP="009A4062">
      <w:pPr>
        <w:pStyle w:val="NormalWeb"/>
        <w:spacing w:line="360" w:lineRule="auto"/>
      </w:pPr>
      <w:r w:rsidRPr="009A4062">
        <w:rPr>
          <w:b/>
          <w:bCs/>
          <w:sz w:val="28"/>
          <w:szCs w:val="28"/>
        </w:rPr>
        <w:t>Input Validation and Data Sanitization:</w:t>
      </w:r>
      <w:r w:rsidRPr="009A4062">
        <w:rPr>
          <w:b/>
          <w:bCs/>
          <w:sz w:val="28"/>
          <w:szCs w:val="28"/>
        </w:rPr>
        <w:br/>
      </w:r>
      <w:r w:rsidRPr="00545E19">
        <w:t>To protect the system from common vulnerabilities such as SQL injection and cross-site scripting, strict input validation mechanisms are applied. All user inputs are validated and sanitized before being processed by the system. This ensures that malicious scripts or harmful data cannot compromise the database or application logic.</w:t>
      </w:r>
    </w:p>
    <w:p w14:paraId="78745A14" w14:textId="25ADD491" w:rsidR="00545E19" w:rsidRPr="00545E19" w:rsidRDefault="00545E19" w:rsidP="009A4062">
      <w:pPr>
        <w:pStyle w:val="NormalWeb"/>
        <w:spacing w:line="360" w:lineRule="auto"/>
      </w:pPr>
      <w:r w:rsidRPr="009A4062">
        <w:rPr>
          <w:b/>
          <w:bCs/>
          <w:sz w:val="28"/>
          <w:szCs w:val="28"/>
        </w:rPr>
        <w:t>Network and System Security:</w:t>
      </w:r>
      <w:r w:rsidRPr="009A4062">
        <w:rPr>
          <w:b/>
          <w:bCs/>
          <w:sz w:val="28"/>
          <w:szCs w:val="28"/>
        </w:rPr>
        <w:br/>
      </w:r>
      <w:r w:rsidRPr="00545E19">
        <w:t>The system is protected by firewalls and secure communication protocols</w:t>
      </w:r>
      <w:r w:rsidR="00DC3276">
        <w:t>.</w:t>
      </w:r>
      <w:r w:rsidRPr="00545E19">
        <w:t xml:space="preserve"> Regular software updates and security patches are applied to prevent vulnerabilities. Antivirus protection and periodic security testing further strengthen the system’s defen</w:t>
      </w:r>
      <w:r w:rsidR="00DC3276">
        <w:t>ce</w:t>
      </w:r>
      <w:r w:rsidRPr="00545E19">
        <w:t xml:space="preserve"> mechanisms.</w:t>
      </w:r>
    </w:p>
    <w:p w14:paraId="243F15DC" w14:textId="77777777" w:rsidR="008C3170" w:rsidRPr="008C3170" w:rsidRDefault="008C3170" w:rsidP="009A4062">
      <w:pPr>
        <w:pStyle w:val="NormalWeb"/>
        <w:spacing w:line="360" w:lineRule="auto"/>
        <w:rPr>
          <w:b/>
          <w:bCs/>
          <w:sz w:val="32"/>
          <w:szCs w:val="32"/>
        </w:rPr>
      </w:pPr>
    </w:p>
    <w:p w14:paraId="6173916E" w14:textId="77777777" w:rsidR="006C537F" w:rsidRPr="004771BD" w:rsidRDefault="006C537F" w:rsidP="004771BD">
      <w:pPr>
        <w:pStyle w:val="NormalWeb"/>
        <w:spacing w:line="360" w:lineRule="auto"/>
      </w:pPr>
    </w:p>
    <w:p w14:paraId="305FD25F" w14:textId="77777777" w:rsidR="004771BD" w:rsidRDefault="004771BD" w:rsidP="00D60B16">
      <w:pPr>
        <w:pStyle w:val="NormalWeb"/>
        <w:spacing w:before="100" w:beforeAutospacing="1" w:after="100" w:afterAutospacing="1" w:line="360" w:lineRule="auto"/>
        <w:rPr>
          <w:b/>
          <w:bCs/>
          <w:sz w:val="32"/>
          <w:szCs w:val="32"/>
        </w:rPr>
      </w:pPr>
    </w:p>
    <w:p w14:paraId="38057860" w14:textId="1B3A584A" w:rsidR="00012E90" w:rsidRDefault="00012E90" w:rsidP="00012E90">
      <w:pPr>
        <w:pStyle w:val="Heading2"/>
      </w:pPr>
    </w:p>
    <w:p w14:paraId="5F38A5B7" w14:textId="5DAC7BA4" w:rsidR="00012E90" w:rsidRDefault="00A7514E" w:rsidP="007D549E">
      <w:pPr>
        <w:jc w:val="center"/>
        <w:rPr>
          <w:rFonts w:ascii="Times New Roman" w:hAnsi="Times New Roman" w:cs="Times New Roman"/>
          <w:b/>
          <w:bCs/>
          <w:sz w:val="40"/>
          <w:szCs w:val="40"/>
        </w:rPr>
      </w:pPr>
      <w:r w:rsidRPr="005F38E8">
        <w:rPr>
          <w:rFonts w:ascii="Times New Roman" w:hAnsi="Times New Roman" w:cs="Times New Roman"/>
          <w:b/>
          <w:bCs/>
          <w:sz w:val="40"/>
          <w:szCs w:val="40"/>
        </w:rPr>
        <w:t>TESTING</w:t>
      </w:r>
    </w:p>
    <w:p w14:paraId="757A0ACD" w14:textId="77777777" w:rsidR="005F38E8" w:rsidRPr="005F38E8" w:rsidRDefault="005F38E8" w:rsidP="005F38E8">
      <w:pPr>
        <w:rPr>
          <w:rFonts w:ascii="Times New Roman" w:hAnsi="Times New Roman" w:cs="Times New Roman"/>
          <w:b/>
          <w:bCs/>
          <w:sz w:val="40"/>
          <w:szCs w:val="40"/>
        </w:rPr>
      </w:pPr>
    </w:p>
    <w:p w14:paraId="7798BFBA" w14:textId="77777777" w:rsidR="003E6960" w:rsidRPr="003E6960" w:rsidRDefault="003E6960" w:rsidP="003B63D7">
      <w:pPr>
        <w:spacing w:line="360" w:lineRule="auto"/>
        <w:rPr>
          <w:rFonts w:ascii="Times New Roman" w:hAnsi="Times New Roman" w:cs="Times New Roman"/>
          <w:sz w:val="24"/>
          <w:szCs w:val="24"/>
        </w:rPr>
      </w:pPr>
      <w:r w:rsidRPr="003E6960">
        <w:rPr>
          <w:rFonts w:ascii="Times New Roman" w:hAnsi="Times New Roman" w:cs="Times New Roman"/>
          <w:sz w:val="24"/>
          <w:szCs w:val="24"/>
        </w:rPr>
        <w:t>Testing is an essential phase in the development of the Daily Planner Management System. It ensures that the system functions correctly, meets user requirements, and operates without errors. The main objective of testing is to identify and fix bugs, verify system performance, and ensure reliability before deployment. The following testing strategies are implemented:</w:t>
      </w:r>
    </w:p>
    <w:p w14:paraId="3A002DA5" w14:textId="77777777" w:rsidR="003E6960" w:rsidRPr="003E6960" w:rsidRDefault="003E6960" w:rsidP="003B63D7">
      <w:pPr>
        <w:spacing w:line="360" w:lineRule="auto"/>
        <w:rPr>
          <w:rFonts w:ascii="Times New Roman" w:hAnsi="Times New Roman" w:cs="Times New Roman"/>
          <w:sz w:val="24"/>
          <w:szCs w:val="24"/>
        </w:rPr>
      </w:pPr>
      <w:r w:rsidRPr="005F38E8">
        <w:rPr>
          <w:rFonts w:ascii="Times New Roman" w:hAnsi="Times New Roman" w:cs="Times New Roman"/>
          <w:b/>
          <w:bCs/>
          <w:sz w:val="28"/>
          <w:szCs w:val="28"/>
        </w:rPr>
        <w:t>Unit Testing:</w:t>
      </w:r>
      <w:r w:rsidRPr="005F38E8">
        <w:rPr>
          <w:rFonts w:ascii="Times New Roman" w:hAnsi="Times New Roman" w:cs="Times New Roman"/>
          <w:b/>
          <w:bCs/>
          <w:sz w:val="24"/>
          <w:szCs w:val="24"/>
        </w:rPr>
        <w:br/>
      </w:r>
      <w:r w:rsidRPr="003E6960">
        <w:rPr>
          <w:rFonts w:ascii="Times New Roman" w:hAnsi="Times New Roman" w:cs="Times New Roman"/>
          <w:sz w:val="24"/>
          <w:szCs w:val="24"/>
        </w:rPr>
        <w:t>Unit testing is performed to verify individual modules of the system such as user registration, login, task creation, reminder settings, and task deletion. Each component is tested separately to ensure it works as expected without errors.</w:t>
      </w:r>
    </w:p>
    <w:p w14:paraId="33E3DC26" w14:textId="77777777" w:rsidR="003E6960" w:rsidRPr="003E6960" w:rsidRDefault="003E6960" w:rsidP="003B63D7">
      <w:pPr>
        <w:spacing w:line="360" w:lineRule="auto"/>
        <w:rPr>
          <w:rFonts w:ascii="Times New Roman" w:hAnsi="Times New Roman" w:cs="Times New Roman"/>
          <w:sz w:val="24"/>
          <w:szCs w:val="24"/>
        </w:rPr>
      </w:pPr>
      <w:r w:rsidRPr="005F38E8">
        <w:rPr>
          <w:rFonts w:ascii="Times New Roman" w:hAnsi="Times New Roman" w:cs="Times New Roman"/>
          <w:b/>
          <w:bCs/>
          <w:sz w:val="28"/>
          <w:szCs w:val="28"/>
        </w:rPr>
        <w:t>Integration Testing:</w:t>
      </w:r>
      <w:r w:rsidRPr="005F38E8">
        <w:rPr>
          <w:rFonts w:ascii="Times New Roman" w:hAnsi="Times New Roman" w:cs="Times New Roman"/>
          <w:b/>
          <w:bCs/>
          <w:sz w:val="24"/>
          <w:szCs w:val="24"/>
        </w:rPr>
        <w:br/>
      </w:r>
      <w:r w:rsidRPr="003E6960">
        <w:rPr>
          <w:rFonts w:ascii="Times New Roman" w:hAnsi="Times New Roman" w:cs="Times New Roman"/>
          <w:sz w:val="24"/>
          <w:szCs w:val="24"/>
        </w:rPr>
        <w:t>Integration testing ensures that different modules of the system work together properly. For example, testing whether the login module correctly connects with the database or whether task updates are accurately reflected in the user dashboard.</w:t>
      </w:r>
    </w:p>
    <w:p w14:paraId="3C75DAEF" w14:textId="77777777" w:rsidR="004E0C50" w:rsidRDefault="004E0C50">
      <w:pPr>
        <w:rPr>
          <w:rFonts w:asciiTheme="majorHAnsi" w:eastAsiaTheme="majorEastAsia" w:hAnsiTheme="majorHAnsi" w:cstheme="majorBidi"/>
          <w:color w:val="2F5496" w:themeColor="accent1" w:themeShade="BF"/>
          <w:sz w:val="32"/>
          <w:szCs w:val="32"/>
        </w:rPr>
      </w:pPr>
    </w:p>
    <w:p w14:paraId="5761A238" w14:textId="77777777" w:rsidR="004E0C50" w:rsidRDefault="004E0C50">
      <w:pPr>
        <w:rPr>
          <w:rFonts w:asciiTheme="majorHAnsi" w:eastAsiaTheme="majorEastAsia" w:hAnsiTheme="majorHAnsi" w:cstheme="majorBidi"/>
          <w:color w:val="2F5496" w:themeColor="accent1" w:themeShade="BF"/>
          <w:sz w:val="32"/>
          <w:szCs w:val="32"/>
        </w:rPr>
      </w:pPr>
    </w:p>
    <w:p w14:paraId="2963BC2D" w14:textId="77777777" w:rsidR="004E0C50" w:rsidRDefault="004E0C50">
      <w:pPr>
        <w:rPr>
          <w:rFonts w:asciiTheme="majorHAnsi" w:eastAsiaTheme="majorEastAsia" w:hAnsiTheme="majorHAnsi" w:cstheme="majorBidi"/>
          <w:color w:val="2F5496" w:themeColor="accent1" w:themeShade="BF"/>
          <w:sz w:val="32"/>
          <w:szCs w:val="32"/>
        </w:rPr>
      </w:pPr>
    </w:p>
    <w:p w14:paraId="3DEBCBD7" w14:textId="2E002C7F" w:rsidR="00206547" w:rsidRPr="00206547" w:rsidRDefault="00206547" w:rsidP="00206547">
      <w:pPr>
        <w:pStyle w:val="Heading2"/>
      </w:pPr>
    </w:p>
    <w:p w14:paraId="561EA077" w14:textId="77777777" w:rsidR="00012E90" w:rsidRDefault="00012E90">
      <w:pPr>
        <w:rPr>
          <w:rFonts w:asciiTheme="majorHAnsi" w:eastAsiaTheme="majorEastAsia" w:hAnsiTheme="majorHAnsi" w:cstheme="majorBidi"/>
          <w:color w:val="2F5496" w:themeColor="accent1" w:themeShade="BF"/>
          <w:sz w:val="32"/>
          <w:szCs w:val="32"/>
        </w:rPr>
      </w:pPr>
      <w:r>
        <w:br w:type="page"/>
      </w:r>
    </w:p>
    <w:p w14:paraId="4903850F" w14:textId="25F6DEC5" w:rsidR="00012E90" w:rsidRDefault="00694FFF" w:rsidP="00C90347">
      <w:pPr>
        <w:jc w:val="center"/>
        <w:rPr>
          <w:rFonts w:ascii="Times New Roman" w:hAnsi="Times New Roman" w:cs="Times New Roman"/>
          <w:b/>
          <w:bCs/>
          <w:sz w:val="36"/>
          <w:szCs w:val="36"/>
        </w:rPr>
      </w:pPr>
      <w:r w:rsidRPr="00C90347">
        <w:rPr>
          <w:rFonts w:ascii="Times New Roman" w:hAnsi="Times New Roman" w:cs="Times New Roman"/>
          <w:b/>
          <w:bCs/>
          <w:sz w:val="36"/>
          <w:szCs w:val="36"/>
        </w:rPr>
        <w:lastRenderedPageBreak/>
        <w:t>SECURITY MECHANISM</w:t>
      </w:r>
    </w:p>
    <w:p w14:paraId="33C3AC4A" w14:textId="77777777" w:rsidR="00F55514" w:rsidRPr="00F55514" w:rsidRDefault="00F55514" w:rsidP="003B63D7">
      <w:pPr>
        <w:spacing w:line="360" w:lineRule="auto"/>
        <w:rPr>
          <w:rFonts w:ascii="Times New Roman" w:hAnsi="Times New Roman" w:cs="Times New Roman"/>
          <w:sz w:val="24"/>
          <w:szCs w:val="24"/>
        </w:rPr>
      </w:pPr>
      <w:r w:rsidRPr="00F55514">
        <w:rPr>
          <w:rFonts w:ascii="Times New Roman" w:hAnsi="Times New Roman" w:cs="Times New Roman"/>
          <w:sz w:val="24"/>
          <w:szCs w:val="24"/>
        </w:rPr>
        <w:t>Although the system is application-based, basic and advanced security mechanisms are implemented to maintain data confidentiality, integrity, and prevent unauthorized access. The following security measures are included:</w:t>
      </w:r>
    </w:p>
    <w:p w14:paraId="74B5550B" w14:textId="77777777" w:rsidR="00F55514" w:rsidRPr="00F55514" w:rsidRDefault="00F55514" w:rsidP="003B63D7">
      <w:pPr>
        <w:spacing w:line="360" w:lineRule="auto"/>
        <w:rPr>
          <w:rFonts w:ascii="Times New Roman" w:hAnsi="Times New Roman" w:cs="Times New Roman"/>
          <w:sz w:val="24"/>
          <w:szCs w:val="24"/>
        </w:rPr>
      </w:pPr>
      <w:r w:rsidRPr="00F74AE9">
        <w:rPr>
          <w:rFonts w:ascii="Times New Roman" w:hAnsi="Times New Roman" w:cs="Times New Roman"/>
          <w:b/>
          <w:bCs/>
          <w:sz w:val="28"/>
          <w:szCs w:val="28"/>
        </w:rPr>
        <w:t>Login Authentication:</w:t>
      </w:r>
      <w:r w:rsidRPr="00F55514">
        <w:rPr>
          <w:rFonts w:ascii="Times New Roman" w:hAnsi="Times New Roman" w:cs="Times New Roman"/>
          <w:sz w:val="28"/>
          <w:szCs w:val="28"/>
        </w:rPr>
        <w:br/>
      </w:r>
      <w:r w:rsidRPr="00F55514">
        <w:rPr>
          <w:rFonts w:ascii="Times New Roman" w:hAnsi="Times New Roman" w:cs="Times New Roman"/>
          <w:sz w:val="24"/>
          <w:szCs w:val="24"/>
        </w:rPr>
        <w:t>Access to the system is restricted using a secure username and password. Only registered users can log in to access their personal planner data.</w:t>
      </w:r>
    </w:p>
    <w:p w14:paraId="6B8C6FBE" w14:textId="77777777" w:rsidR="00F55514" w:rsidRPr="00F55514" w:rsidRDefault="00F55514" w:rsidP="003B63D7">
      <w:pPr>
        <w:spacing w:line="360" w:lineRule="auto"/>
        <w:rPr>
          <w:rFonts w:ascii="Times New Roman" w:hAnsi="Times New Roman" w:cs="Times New Roman"/>
          <w:sz w:val="24"/>
          <w:szCs w:val="24"/>
        </w:rPr>
      </w:pPr>
      <w:r w:rsidRPr="00F74AE9">
        <w:rPr>
          <w:rFonts w:ascii="Times New Roman" w:hAnsi="Times New Roman" w:cs="Times New Roman"/>
          <w:b/>
          <w:bCs/>
          <w:sz w:val="28"/>
          <w:szCs w:val="28"/>
        </w:rPr>
        <w:t>Password Encryption:</w:t>
      </w:r>
      <w:r w:rsidRPr="00F74AE9">
        <w:rPr>
          <w:rFonts w:ascii="Times New Roman" w:hAnsi="Times New Roman" w:cs="Times New Roman"/>
          <w:b/>
          <w:bCs/>
          <w:sz w:val="28"/>
          <w:szCs w:val="28"/>
        </w:rPr>
        <w:br/>
      </w:r>
      <w:r w:rsidRPr="00F55514">
        <w:rPr>
          <w:rFonts w:ascii="Times New Roman" w:hAnsi="Times New Roman" w:cs="Times New Roman"/>
          <w:sz w:val="24"/>
          <w:szCs w:val="24"/>
        </w:rPr>
        <w:t>User passwords are encrypted using secure hashing techniques. Passwords are not stored in plain text, ensuring protection even if the database is compromised.</w:t>
      </w:r>
    </w:p>
    <w:p w14:paraId="05A7C9D5" w14:textId="7401CE07" w:rsidR="00F55514" w:rsidRPr="00F55514" w:rsidRDefault="00F55514" w:rsidP="003B63D7">
      <w:pPr>
        <w:spacing w:line="360" w:lineRule="auto"/>
        <w:rPr>
          <w:rFonts w:ascii="Times New Roman" w:hAnsi="Times New Roman" w:cs="Times New Roman"/>
          <w:sz w:val="24"/>
          <w:szCs w:val="24"/>
        </w:rPr>
      </w:pPr>
      <w:r w:rsidRPr="00F74AE9">
        <w:rPr>
          <w:rFonts w:ascii="Times New Roman" w:hAnsi="Times New Roman" w:cs="Times New Roman"/>
          <w:b/>
          <w:bCs/>
          <w:sz w:val="28"/>
          <w:szCs w:val="28"/>
        </w:rPr>
        <w:t xml:space="preserve">Role-Based Access </w:t>
      </w:r>
      <w:r w:rsidR="001B012D" w:rsidRPr="00F74AE9">
        <w:rPr>
          <w:rFonts w:ascii="Times New Roman" w:hAnsi="Times New Roman" w:cs="Times New Roman"/>
          <w:b/>
          <w:bCs/>
          <w:sz w:val="28"/>
          <w:szCs w:val="28"/>
        </w:rPr>
        <w:t>Control</w:t>
      </w:r>
      <w:r w:rsidR="0059756C" w:rsidRPr="00F74AE9">
        <w:rPr>
          <w:rFonts w:ascii="Times New Roman" w:hAnsi="Times New Roman" w:cs="Times New Roman"/>
          <w:b/>
          <w:bCs/>
          <w:sz w:val="28"/>
          <w:szCs w:val="28"/>
        </w:rPr>
        <w:t>:</w:t>
      </w:r>
      <w:r w:rsidRPr="00F74AE9">
        <w:rPr>
          <w:rFonts w:ascii="Times New Roman" w:hAnsi="Times New Roman" w:cs="Times New Roman"/>
          <w:b/>
          <w:bCs/>
          <w:sz w:val="24"/>
          <w:szCs w:val="24"/>
        </w:rPr>
        <w:br/>
      </w:r>
      <w:r w:rsidRPr="00F55514">
        <w:rPr>
          <w:rFonts w:ascii="Times New Roman" w:hAnsi="Times New Roman" w:cs="Times New Roman"/>
          <w:sz w:val="24"/>
          <w:szCs w:val="24"/>
        </w:rPr>
        <w:t>The system differentiates between Admin and General Users. Admin can manage user accounts and system settings, while users can only access and modify their own tasks.</w:t>
      </w:r>
    </w:p>
    <w:p w14:paraId="10F6A2F5" w14:textId="77777777" w:rsidR="00F55514" w:rsidRPr="00F55514" w:rsidRDefault="00F55514" w:rsidP="003B63D7">
      <w:pPr>
        <w:spacing w:line="360" w:lineRule="auto"/>
        <w:rPr>
          <w:rFonts w:ascii="Times New Roman" w:hAnsi="Times New Roman" w:cs="Times New Roman"/>
          <w:sz w:val="24"/>
          <w:szCs w:val="24"/>
        </w:rPr>
      </w:pPr>
      <w:r w:rsidRPr="00F74AE9">
        <w:rPr>
          <w:rFonts w:ascii="Times New Roman" w:hAnsi="Times New Roman" w:cs="Times New Roman"/>
          <w:b/>
          <w:bCs/>
          <w:sz w:val="28"/>
          <w:szCs w:val="28"/>
        </w:rPr>
        <w:t>Input Validation:</w:t>
      </w:r>
      <w:r w:rsidRPr="00F74AE9">
        <w:rPr>
          <w:rFonts w:ascii="Times New Roman" w:hAnsi="Times New Roman" w:cs="Times New Roman"/>
          <w:b/>
          <w:bCs/>
          <w:sz w:val="24"/>
          <w:szCs w:val="24"/>
        </w:rPr>
        <w:br/>
      </w:r>
      <w:r w:rsidRPr="00F55514">
        <w:rPr>
          <w:rFonts w:ascii="Times New Roman" w:hAnsi="Times New Roman" w:cs="Times New Roman"/>
          <w:sz w:val="24"/>
          <w:szCs w:val="24"/>
        </w:rPr>
        <w:t>All user inputs are validated to prevent invalid data entries and protect against common vulnerabilities like SQL Injection and Cross-Site Scripting (XSS).</w:t>
      </w:r>
    </w:p>
    <w:p w14:paraId="54D47DC4" w14:textId="77777777" w:rsidR="00F55514" w:rsidRPr="00843738" w:rsidRDefault="00F55514" w:rsidP="00C90347">
      <w:pPr>
        <w:jc w:val="center"/>
        <w:rPr>
          <w:rFonts w:ascii="Times New Roman" w:hAnsi="Times New Roman" w:cs="Times New Roman"/>
          <w:sz w:val="36"/>
          <w:szCs w:val="36"/>
        </w:rPr>
      </w:pPr>
    </w:p>
    <w:p w14:paraId="20CAD5F5" w14:textId="77777777" w:rsidR="00012E90" w:rsidRPr="00843738" w:rsidRDefault="00012E90" w:rsidP="00843738">
      <w:pPr>
        <w:spacing w:line="360" w:lineRule="auto"/>
        <w:rPr>
          <w:rFonts w:asciiTheme="majorHAnsi" w:eastAsiaTheme="majorEastAsia" w:hAnsiTheme="majorHAnsi" w:cstheme="majorBidi"/>
          <w:color w:val="2F5496" w:themeColor="accent1" w:themeShade="BF"/>
          <w:sz w:val="32"/>
          <w:szCs w:val="32"/>
        </w:rPr>
      </w:pPr>
      <w:r w:rsidRPr="00843738">
        <w:br w:type="page"/>
      </w:r>
    </w:p>
    <w:p w14:paraId="20DB8EDD" w14:textId="5090FEAD" w:rsidR="00012E90" w:rsidRPr="00F74AE9" w:rsidRDefault="00E31461" w:rsidP="00F74AE9">
      <w:pPr>
        <w:spacing w:line="360" w:lineRule="auto"/>
        <w:jc w:val="center"/>
        <w:rPr>
          <w:rFonts w:ascii="Times New Roman" w:hAnsi="Times New Roman" w:cs="Times New Roman"/>
          <w:b/>
          <w:bCs/>
          <w:sz w:val="36"/>
          <w:szCs w:val="36"/>
        </w:rPr>
      </w:pPr>
      <w:r w:rsidRPr="00F74AE9">
        <w:rPr>
          <w:rFonts w:ascii="Times New Roman" w:hAnsi="Times New Roman" w:cs="Times New Roman"/>
          <w:b/>
          <w:bCs/>
          <w:sz w:val="36"/>
          <w:szCs w:val="36"/>
        </w:rPr>
        <w:lastRenderedPageBreak/>
        <w:t xml:space="preserve">6.1 System </w:t>
      </w:r>
      <w:r w:rsidR="00FC2032" w:rsidRPr="00F74AE9">
        <w:rPr>
          <w:rFonts w:ascii="Times New Roman" w:hAnsi="Times New Roman" w:cs="Times New Roman"/>
          <w:b/>
          <w:bCs/>
          <w:sz w:val="36"/>
          <w:szCs w:val="36"/>
        </w:rPr>
        <w:t>S</w:t>
      </w:r>
      <w:r w:rsidRPr="00F74AE9">
        <w:rPr>
          <w:rFonts w:ascii="Times New Roman" w:hAnsi="Times New Roman" w:cs="Times New Roman"/>
          <w:b/>
          <w:bCs/>
          <w:sz w:val="36"/>
          <w:szCs w:val="36"/>
        </w:rPr>
        <w:t xml:space="preserve">ecurity </w:t>
      </w:r>
      <w:r w:rsidR="00FC2032" w:rsidRPr="00F74AE9">
        <w:rPr>
          <w:rFonts w:ascii="Times New Roman" w:hAnsi="Times New Roman" w:cs="Times New Roman"/>
          <w:b/>
          <w:bCs/>
          <w:sz w:val="36"/>
          <w:szCs w:val="36"/>
        </w:rPr>
        <w:t>Measures</w:t>
      </w:r>
    </w:p>
    <w:p w14:paraId="0F9D699A" w14:textId="77777777" w:rsidR="00B1493E" w:rsidRPr="00B1493E" w:rsidRDefault="00B1493E" w:rsidP="00F74AE9">
      <w:pPr>
        <w:spacing w:line="360" w:lineRule="auto"/>
        <w:jc w:val="both"/>
        <w:rPr>
          <w:rFonts w:ascii="Times New Roman" w:hAnsi="Times New Roman" w:cs="Times New Roman"/>
          <w:sz w:val="28"/>
          <w:szCs w:val="28"/>
        </w:rPr>
      </w:pPr>
      <w:r w:rsidRPr="00B1493E">
        <w:rPr>
          <w:rFonts w:ascii="Times New Roman" w:hAnsi="Times New Roman" w:cs="Times New Roman"/>
          <w:sz w:val="28"/>
          <w:szCs w:val="28"/>
        </w:rPr>
        <w:t>The Daily Planner System is designed with essential security mechanisms to protect user data and ensure safe system operation. The system maintains confidentiality, integrity, and availability of information through the following measures:</w:t>
      </w:r>
    </w:p>
    <w:p w14:paraId="24E8E2C2" w14:textId="744127B8" w:rsidR="00B1493E" w:rsidRPr="00B1493E" w:rsidRDefault="00B1493E" w:rsidP="00FA17B7">
      <w:pPr>
        <w:spacing w:line="360" w:lineRule="auto"/>
        <w:rPr>
          <w:rFonts w:ascii="Times New Roman" w:hAnsi="Times New Roman" w:cs="Times New Roman"/>
          <w:sz w:val="28"/>
          <w:szCs w:val="28"/>
        </w:rPr>
      </w:pPr>
      <w:r w:rsidRPr="00B1493E">
        <w:rPr>
          <w:rFonts w:ascii="Times New Roman" w:hAnsi="Times New Roman" w:cs="Times New Roman"/>
          <w:sz w:val="28"/>
          <w:szCs w:val="28"/>
        </w:rPr>
        <w:t>1. Authentication Mechanism:</w:t>
      </w:r>
      <w:r w:rsidRPr="00B1493E">
        <w:rPr>
          <w:rFonts w:ascii="Times New Roman" w:hAnsi="Times New Roman" w:cs="Times New Roman"/>
          <w:sz w:val="28"/>
          <w:szCs w:val="28"/>
        </w:rPr>
        <w:br/>
        <w:t>The system requires users to log in using a valid username and password</w:t>
      </w:r>
      <w:r w:rsidR="00F74AE9">
        <w:rPr>
          <w:rFonts w:ascii="Times New Roman" w:hAnsi="Times New Roman" w:cs="Times New Roman"/>
          <w:sz w:val="28"/>
          <w:szCs w:val="28"/>
        </w:rPr>
        <w:t>.</w:t>
      </w:r>
      <w:r w:rsidRPr="00B1493E">
        <w:rPr>
          <w:rFonts w:ascii="Times New Roman" w:hAnsi="Times New Roman" w:cs="Times New Roman"/>
          <w:sz w:val="28"/>
          <w:szCs w:val="28"/>
        </w:rPr>
        <w:t xml:space="preserve"> </w:t>
      </w:r>
      <w:r w:rsidR="00F74AE9">
        <w:rPr>
          <w:rFonts w:ascii="Times New Roman" w:hAnsi="Times New Roman" w:cs="Times New Roman"/>
          <w:sz w:val="28"/>
          <w:szCs w:val="28"/>
        </w:rPr>
        <w:t>R</w:t>
      </w:r>
      <w:r w:rsidRPr="00B1493E">
        <w:rPr>
          <w:rFonts w:ascii="Times New Roman" w:hAnsi="Times New Roman" w:cs="Times New Roman"/>
          <w:sz w:val="28"/>
          <w:szCs w:val="28"/>
        </w:rPr>
        <w:t>egistered users can access the system. This prevents unauthorized access.</w:t>
      </w:r>
    </w:p>
    <w:p w14:paraId="154FED98" w14:textId="77777777" w:rsidR="00B1493E" w:rsidRPr="00B1493E" w:rsidRDefault="00B1493E" w:rsidP="00FA17B7">
      <w:pPr>
        <w:spacing w:line="360" w:lineRule="auto"/>
        <w:rPr>
          <w:rFonts w:ascii="Times New Roman" w:hAnsi="Times New Roman" w:cs="Times New Roman"/>
          <w:sz w:val="28"/>
          <w:szCs w:val="28"/>
        </w:rPr>
      </w:pPr>
      <w:r w:rsidRPr="00B1493E">
        <w:rPr>
          <w:rFonts w:ascii="Times New Roman" w:hAnsi="Times New Roman" w:cs="Times New Roman"/>
          <w:sz w:val="28"/>
          <w:szCs w:val="28"/>
        </w:rPr>
        <w:t>2. Password Encryption:</w:t>
      </w:r>
      <w:r w:rsidRPr="00B1493E">
        <w:rPr>
          <w:rFonts w:ascii="Times New Roman" w:hAnsi="Times New Roman" w:cs="Times New Roman"/>
          <w:sz w:val="28"/>
          <w:szCs w:val="28"/>
        </w:rPr>
        <w:br/>
        <w:t>Passwords are stored in encrypted (hashed) format rather than plain text. This ensures that even if the database is compromised, passwords remain protected.</w:t>
      </w:r>
    </w:p>
    <w:p w14:paraId="365A8DC7" w14:textId="27EAEC0E" w:rsidR="00B1493E" w:rsidRPr="00B1493E" w:rsidRDefault="00B1493E" w:rsidP="00FA17B7">
      <w:pPr>
        <w:spacing w:line="360" w:lineRule="auto"/>
        <w:rPr>
          <w:rFonts w:ascii="Times New Roman" w:hAnsi="Times New Roman" w:cs="Times New Roman"/>
          <w:sz w:val="28"/>
          <w:szCs w:val="28"/>
        </w:rPr>
      </w:pPr>
      <w:r w:rsidRPr="00B1493E">
        <w:rPr>
          <w:rFonts w:ascii="Times New Roman" w:hAnsi="Times New Roman" w:cs="Times New Roman"/>
          <w:sz w:val="28"/>
          <w:szCs w:val="28"/>
        </w:rPr>
        <w:t>3. Role-Based Access Control :</w:t>
      </w:r>
      <w:r w:rsidRPr="00B1493E">
        <w:rPr>
          <w:rFonts w:ascii="Times New Roman" w:hAnsi="Times New Roman" w:cs="Times New Roman"/>
          <w:sz w:val="28"/>
          <w:szCs w:val="28"/>
        </w:rPr>
        <w:br/>
        <w:t>Access rights are assigned based on user roles. The Admin can manage users and system settings, while general users can only manage their own tasks and personal data.</w:t>
      </w:r>
    </w:p>
    <w:p w14:paraId="06651288" w14:textId="77777777" w:rsidR="00FC2032" w:rsidRPr="00FC2032" w:rsidRDefault="00FC2032" w:rsidP="00B1493E">
      <w:pPr>
        <w:spacing w:line="360" w:lineRule="auto"/>
        <w:rPr>
          <w:rFonts w:ascii="Times New Roman" w:hAnsi="Times New Roman" w:cs="Times New Roman"/>
          <w:sz w:val="32"/>
          <w:szCs w:val="32"/>
        </w:rPr>
      </w:pPr>
    </w:p>
    <w:p w14:paraId="22A4FDB5" w14:textId="77777777" w:rsidR="00012E90" w:rsidRPr="000019BB" w:rsidRDefault="00012E90" w:rsidP="00B1493E">
      <w:pPr>
        <w:spacing w:line="360" w:lineRule="auto"/>
        <w:rPr>
          <w:rFonts w:asciiTheme="majorHAnsi" w:eastAsiaTheme="majorEastAsia" w:hAnsiTheme="majorHAnsi" w:cstheme="majorBidi"/>
          <w:b/>
          <w:bCs/>
          <w:color w:val="2F5496" w:themeColor="accent1" w:themeShade="BF"/>
          <w:sz w:val="32"/>
          <w:szCs w:val="32"/>
        </w:rPr>
      </w:pPr>
      <w:r w:rsidRPr="000019BB">
        <w:rPr>
          <w:b/>
          <w:bCs/>
        </w:rPr>
        <w:br w:type="page"/>
      </w:r>
    </w:p>
    <w:p w14:paraId="5CB02878" w14:textId="4447E76D" w:rsidR="007D0841" w:rsidRDefault="005F38E8" w:rsidP="005F38E8">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SCOPE</w:t>
      </w:r>
      <w:r w:rsidR="000019BB" w:rsidRPr="000019BB">
        <w:rPr>
          <w:rFonts w:ascii="Times New Roman" w:hAnsi="Times New Roman" w:cs="Times New Roman"/>
          <w:b/>
          <w:bCs/>
          <w:sz w:val="36"/>
          <w:szCs w:val="36"/>
        </w:rPr>
        <w:t xml:space="preserve"> AND FU</w:t>
      </w:r>
      <w:r>
        <w:rPr>
          <w:rFonts w:ascii="Times New Roman" w:hAnsi="Times New Roman" w:cs="Times New Roman"/>
          <w:b/>
          <w:bCs/>
          <w:sz w:val="36"/>
          <w:szCs w:val="36"/>
        </w:rPr>
        <w:t xml:space="preserve">TURE </w:t>
      </w:r>
      <w:r w:rsidR="000019BB" w:rsidRPr="000019BB">
        <w:rPr>
          <w:rFonts w:ascii="Times New Roman" w:hAnsi="Times New Roman" w:cs="Times New Roman"/>
          <w:b/>
          <w:bCs/>
          <w:sz w:val="36"/>
          <w:szCs w:val="36"/>
        </w:rPr>
        <w:t>ENHANCEMENT</w:t>
      </w:r>
    </w:p>
    <w:p w14:paraId="4F74E415" w14:textId="77777777" w:rsidR="005F38E8" w:rsidRPr="007D0841" w:rsidRDefault="005F38E8" w:rsidP="005F38E8">
      <w:pPr>
        <w:jc w:val="center"/>
        <w:rPr>
          <w:rFonts w:ascii="Times New Roman" w:hAnsi="Times New Roman" w:cs="Times New Roman"/>
          <w:b/>
          <w:bCs/>
          <w:sz w:val="36"/>
          <w:szCs w:val="36"/>
        </w:rPr>
      </w:pPr>
    </w:p>
    <w:p w14:paraId="6D0D7C00" w14:textId="525EDF3B" w:rsidR="007D0841" w:rsidRPr="007D0841" w:rsidRDefault="007D0841" w:rsidP="005F38E8">
      <w:pPr>
        <w:spacing w:line="360" w:lineRule="auto"/>
        <w:jc w:val="both"/>
        <w:rPr>
          <w:rFonts w:ascii="Times New Roman" w:hAnsi="Times New Roman" w:cs="Times New Roman"/>
          <w:sz w:val="24"/>
          <w:szCs w:val="24"/>
        </w:rPr>
      </w:pPr>
      <w:r w:rsidRPr="007D0841">
        <w:rPr>
          <w:rFonts w:ascii="Times New Roman" w:hAnsi="Times New Roman" w:cs="Times New Roman"/>
          <w:sz w:val="24"/>
          <w:szCs w:val="24"/>
        </w:rPr>
        <w:t xml:space="preserve">The Daily Planner System has wide potential for expansion and improvement. In the future, the system can be developed into a full-featured productivity management application with advanced functionalities. It can be integrated with cloud services to allow access from multiple devices such as mobile phones, tablets, and desktops. </w:t>
      </w:r>
    </w:p>
    <w:p w14:paraId="632C316D" w14:textId="3B1F63C1" w:rsidR="000019BB" w:rsidRDefault="005F38E8" w:rsidP="005F38E8">
      <w:pPr>
        <w:spacing w:line="360" w:lineRule="auto"/>
        <w:jc w:val="both"/>
        <w:rPr>
          <w:rFonts w:ascii="Times New Roman" w:hAnsi="Times New Roman" w:cs="Times New Roman"/>
          <w:sz w:val="24"/>
          <w:szCs w:val="24"/>
        </w:rPr>
      </w:pPr>
      <w:r>
        <w:rPr>
          <w:rFonts w:ascii="Times New Roman" w:hAnsi="Times New Roman" w:cs="Times New Roman"/>
          <w:sz w:val="24"/>
          <w:szCs w:val="24"/>
        </w:rPr>
        <w:t>Some possible future enhancements are :-</w:t>
      </w:r>
    </w:p>
    <w:p w14:paraId="55E3965F" w14:textId="77777777" w:rsidR="005F38E8" w:rsidRPr="005F38E8" w:rsidRDefault="005F38E8" w:rsidP="005F38E8">
      <w:pPr>
        <w:spacing w:line="360" w:lineRule="auto"/>
        <w:rPr>
          <w:rFonts w:ascii="Times New Roman" w:hAnsi="Times New Roman" w:cs="Times New Roman"/>
          <w:sz w:val="24"/>
          <w:szCs w:val="24"/>
        </w:rPr>
      </w:pPr>
      <w:r w:rsidRPr="005F38E8">
        <w:rPr>
          <w:rFonts w:ascii="Times New Roman" w:hAnsi="Times New Roman" w:cs="Times New Roman"/>
          <w:sz w:val="24"/>
          <w:szCs w:val="24"/>
        </w:rPr>
        <w:t xml:space="preserve">• </w:t>
      </w:r>
      <w:r w:rsidRPr="005F38E8">
        <w:rPr>
          <w:rFonts w:ascii="Times New Roman" w:hAnsi="Times New Roman" w:cs="Times New Roman"/>
          <w:b/>
          <w:bCs/>
          <w:sz w:val="24"/>
          <w:szCs w:val="24"/>
        </w:rPr>
        <w:t>Mobile Application Integration:</w:t>
      </w:r>
      <w:r w:rsidRPr="005F38E8">
        <w:rPr>
          <w:rFonts w:ascii="Times New Roman" w:hAnsi="Times New Roman" w:cs="Times New Roman"/>
          <w:sz w:val="24"/>
          <w:szCs w:val="24"/>
        </w:rPr>
        <w:br/>
        <w:t>In the future, the system can be developed as a mobile application so users can access their planner anytime and anywhere. This will make it more convenient compared to using it only on a computer.</w:t>
      </w:r>
    </w:p>
    <w:p w14:paraId="170CA4B0" w14:textId="77777777" w:rsidR="005F38E8" w:rsidRPr="005F38E8" w:rsidRDefault="005F38E8" w:rsidP="005F38E8">
      <w:pPr>
        <w:spacing w:line="360" w:lineRule="auto"/>
        <w:rPr>
          <w:rFonts w:ascii="Times New Roman" w:hAnsi="Times New Roman" w:cs="Times New Roman"/>
          <w:sz w:val="24"/>
          <w:szCs w:val="24"/>
        </w:rPr>
      </w:pPr>
      <w:r w:rsidRPr="005F38E8">
        <w:rPr>
          <w:rFonts w:ascii="Times New Roman" w:hAnsi="Times New Roman" w:cs="Times New Roman"/>
          <w:sz w:val="24"/>
          <w:szCs w:val="24"/>
        </w:rPr>
        <w:t xml:space="preserve">• </w:t>
      </w:r>
      <w:r w:rsidRPr="005F38E8">
        <w:rPr>
          <w:rFonts w:ascii="Times New Roman" w:hAnsi="Times New Roman" w:cs="Times New Roman"/>
          <w:b/>
          <w:bCs/>
          <w:sz w:val="24"/>
          <w:szCs w:val="24"/>
        </w:rPr>
        <w:t>Cloud Synchronization:</w:t>
      </w:r>
      <w:r w:rsidRPr="005F38E8">
        <w:rPr>
          <w:rFonts w:ascii="Times New Roman" w:hAnsi="Times New Roman" w:cs="Times New Roman"/>
          <w:sz w:val="24"/>
          <w:szCs w:val="24"/>
        </w:rPr>
        <w:br/>
        <w:t>The system can store data on cloud servers, allowing users to access their tasks from different devices like phones, tablets, or laptops. It also ensures data backup and prevents data loss.</w:t>
      </w:r>
    </w:p>
    <w:p w14:paraId="5B16B62C" w14:textId="77777777" w:rsidR="005F38E8" w:rsidRPr="005F38E8" w:rsidRDefault="005F38E8" w:rsidP="005F38E8">
      <w:pPr>
        <w:spacing w:line="360" w:lineRule="auto"/>
        <w:rPr>
          <w:rFonts w:ascii="Times New Roman" w:hAnsi="Times New Roman" w:cs="Times New Roman"/>
          <w:sz w:val="24"/>
          <w:szCs w:val="24"/>
        </w:rPr>
      </w:pPr>
      <w:r w:rsidRPr="005F38E8">
        <w:rPr>
          <w:rFonts w:ascii="Times New Roman" w:hAnsi="Times New Roman" w:cs="Times New Roman"/>
          <w:sz w:val="24"/>
          <w:szCs w:val="24"/>
        </w:rPr>
        <w:t xml:space="preserve">• </w:t>
      </w:r>
      <w:r w:rsidRPr="005F38E8">
        <w:rPr>
          <w:rFonts w:ascii="Times New Roman" w:hAnsi="Times New Roman" w:cs="Times New Roman"/>
          <w:b/>
          <w:bCs/>
          <w:sz w:val="24"/>
          <w:szCs w:val="24"/>
        </w:rPr>
        <w:t>Advanced Notifications:</w:t>
      </w:r>
      <w:r w:rsidRPr="005F38E8">
        <w:rPr>
          <w:rFonts w:ascii="Times New Roman" w:hAnsi="Times New Roman" w:cs="Times New Roman"/>
          <w:sz w:val="24"/>
          <w:szCs w:val="24"/>
        </w:rPr>
        <w:br/>
        <w:t>Future versions can include smarter reminders such as push notifications, emails, or alarm alerts. These reminders can be customized based on user preferences.</w:t>
      </w:r>
    </w:p>
    <w:p w14:paraId="1157A5B5" w14:textId="77777777" w:rsidR="005F38E8" w:rsidRPr="005F38E8" w:rsidRDefault="005F38E8" w:rsidP="005F38E8">
      <w:pPr>
        <w:spacing w:line="360" w:lineRule="auto"/>
        <w:rPr>
          <w:rFonts w:ascii="Times New Roman" w:hAnsi="Times New Roman" w:cs="Times New Roman"/>
          <w:sz w:val="24"/>
          <w:szCs w:val="24"/>
        </w:rPr>
      </w:pPr>
      <w:r w:rsidRPr="005F38E8">
        <w:rPr>
          <w:rFonts w:ascii="Times New Roman" w:hAnsi="Times New Roman" w:cs="Times New Roman"/>
          <w:sz w:val="24"/>
          <w:szCs w:val="24"/>
        </w:rPr>
        <w:t xml:space="preserve">• </w:t>
      </w:r>
      <w:r w:rsidRPr="005F38E8">
        <w:rPr>
          <w:rFonts w:ascii="Times New Roman" w:hAnsi="Times New Roman" w:cs="Times New Roman"/>
          <w:b/>
          <w:bCs/>
          <w:sz w:val="24"/>
          <w:szCs w:val="24"/>
        </w:rPr>
        <w:t>User Authentication:</w:t>
      </w:r>
      <w:r w:rsidRPr="005F38E8">
        <w:rPr>
          <w:rFonts w:ascii="Times New Roman" w:hAnsi="Times New Roman" w:cs="Times New Roman"/>
          <w:sz w:val="24"/>
          <w:szCs w:val="24"/>
        </w:rPr>
        <w:br/>
        <w:t>A secure login system can be added to protect user data. Each user will have a unique account with a username and password, ensuring privacy and security.</w:t>
      </w:r>
    </w:p>
    <w:p w14:paraId="6A7CBD8F" w14:textId="77777777" w:rsidR="005F38E8" w:rsidRPr="005F38E8" w:rsidRDefault="005F38E8" w:rsidP="005F38E8">
      <w:pPr>
        <w:spacing w:line="360" w:lineRule="auto"/>
        <w:rPr>
          <w:rFonts w:ascii="Times New Roman" w:hAnsi="Times New Roman" w:cs="Times New Roman"/>
          <w:sz w:val="24"/>
          <w:szCs w:val="24"/>
        </w:rPr>
      </w:pPr>
      <w:r w:rsidRPr="005F38E8">
        <w:rPr>
          <w:rFonts w:ascii="Times New Roman" w:hAnsi="Times New Roman" w:cs="Times New Roman"/>
          <w:sz w:val="24"/>
          <w:szCs w:val="24"/>
        </w:rPr>
        <w:t xml:space="preserve">• </w:t>
      </w:r>
      <w:r w:rsidRPr="005F38E8">
        <w:rPr>
          <w:rFonts w:ascii="Times New Roman" w:hAnsi="Times New Roman" w:cs="Times New Roman"/>
          <w:b/>
          <w:bCs/>
          <w:sz w:val="24"/>
          <w:szCs w:val="24"/>
        </w:rPr>
        <w:t>AI-Based Suggestions:</w:t>
      </w:r>
      <w:r w:rsidRPr="005F38E8">
        <w:rPr>
          <w:rFonts w:ascii="Times New Roman" w:hAnsi="Times New Roman" w:cs="Times New Roman"/>
          <w:sz w:val="24"/>
          <w:szCs w:val="24"/>
        </w:rPr>
        <w:br/>
        <w:t>The system can use artificial intelligence to analyze user habits and suggest task priorities, schedules, or reminders automatically, making planning more efficient.</w:t>
      </w:r>
    </w:p>
    <w:p w14:paraId="73550F8A" w14:textId="3E42C44C" w:rsidR="00B054B5" w:rsidRDefault="00B054B5" w:rsidP="00DC3276">
      <w:pPr>
        <w:spacing w:line="360" w:lineRule="auto"/>
        <w:rPr>
          <w:rFonts w:ascii="Times New Roman" w:hAnsi="Times New Roman" w:cs="Times New Roman"/>
          <w:sz w:val="24"/>
          <w:szCs w:val="24"/>
        </w:rPr>
      </w:pPr>
    </w:p>
    <w:p w14:paraId="49EFC904" w14:textId="77777777" w:rsidR="00B054B5" w:rsidRDefault="00B054B5">
      <w:pPr>
        <w:rPr>
          <w:rFonts w:ascii="Times New Roman" w:hAnsi="Times New Roman" w:cs="Times New Roman"/>
          <w:sz w:val="24"/>
          <w:szCs w:val="24"/>
        </w:rPr>
      </w:pPr>
      <w:r>
        <w:rPr>
          <w:rFonts w:ascii="Times New Roman" w:hAnsi="Times New Roman" w:cs="Times New Roman"/>
          <w:sz w:val="24"/>
          <w:szCs w:val="24"/>
        </w:rPr>
        <w:br w:type="page"/>
      </w:r>
    </w:p>
    <w:p w14:paraId="0B78587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#include &lt;iostream&gt;</w:t>
      </w:r>
    </w:p>
    <w:p w14:paraId="22E6891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#include &lt;fstream&gt;</w:t>
      </w:r>
    </w:p>
    <w:p w14:paraId="012662F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#include &lt;string&gt;</w:t>
      </w:r>
    </w:p>
    <w:p w14:paraId="38AE8FB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using namespace std;</w:t>
      </w:r>
    </w:p>
    <w:p w14:paraId="1BCD3DD9" w14:textId="77777777" w:rsidR="00291523" w:rsidRPr="00291523" w:rsidRDefault="00291523" w:rsidP="00291523">
      <w:pPr>
        <w:spacing w:line="360" w:lineRule="auto"/>
        <w:jc w:val="center"/>
        <w:rPr>
          <w:rFonts w:ascii="Times New Roman" w:hAnsi="Times New Roman" w:cs="Times New Roman"/>
          <w:b/>
          <w:bCs/>
          <w:sz w:val="28"/>
          <w:szCs w:val="28"/>
        </w:rPr>
      </w:pPr>
    </w:p>
    <w:p w14:paraId="2BCA7A4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class Task</w:t>
      </w:r>
    </w:p>
    <w:p w14:paraId="11C11A4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381B047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public:</w:t>
      </w:r>
    </w:p>
    <w:p w14:paraId="7F882DA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int id;</w:t>
      </w:r>
    </w:p>
    <w:p w14:paraId="264CAF1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string title;</w:t>
      </w:r>
    </w:p>
    <w:p w14:paraId="66E516F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string date;</w:t>
      </w:r>
    </w:p>
    <w:p w14:paraId="7DAFAC6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string time;</w:t>
      </w:r>
    </w:p>
    <w:p w14:paraId="5775794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string priority;</w:t>
      </w:r>
    </w:p>
    <w:p w14:paraId="50BA89D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bool completed;</w:t>
      </w:r>
    </w:p>
    <w:p w14:paraId="1F479A6F" w14:textId="77777777" w:rsidR="00291523" w:rsidRPr="00291523" w:rsidRDefault="00291523" w:rsidP="00291523">
      <w:pPr>
        <w:spacing w:line="360" w:lineRule="auto"/>
        <w:jc w:val="center"/>
        <w:rPr>
          <w:rFonts w:ascii="Times New Roman" w:hAnsi="Times New Roman" w:cs="Times New Roman"/>
          <w:b/>
          <w:bCs/>
          <w:sz w:val="28"/>
          <w:szCs w:val="28"/>
        </w:rPr>
      </w:pPr>
    </w:p>
    <w:p w14:paraId="18FC622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void addTask()</w:t>
      </w:r>
    </w:p>
    <w:p w14:paraId="254F27A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68AFDF5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cin.ignore();</w:t>
      </w:r>
    </w:p>
    <w:p w14:paraId="3E1811FA" w14:textId="77777777" w:rsidR="00291523" w:rsidRPr="00291523" w:rsidRDefault="00291523" w:rsidP="00291523">
      <w:pPr>
        <w:spacing w:line="360" w:lineRule="auto"/>
        <w:jc w:val="center"/>
        <w:rPr>
          <w:rFonts w:ascii="Times New Roman" w:hAnsi="Times New Roman" w:cs="Times New Roman"/>
          <w:b/>
          <w:bCs/>
          <w:sz w:val="28"/>
          <w:szCs w:val="28"/>
        </w:rPr>
      </w:pPr>
    </w:p>
    <w:p w14:paraId="3C7689F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"\nEnter Task Title: ";</w:t>
      </w:r>
    </w:p>
    <w:p w14:paraId="2A96F8D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getline(cin, title);</w:t>
      </w:r>
    </w:p>
    <w:p w14:paraId="7CD5D1A1" w14:textId="77777777" w:rsidR="00291523" w:rsidRPr="00291523" w:rsidRDefault="00291523" w:rsidP="00291523">
      <w:pPr>
        <w:spacing w:line="360" w:lineRule="auto"/>
        <w:jc w:val="center"/>
        <w:rPr>
          <w:rFonts w:ascii="Times New Roman" w:hAnsi="Times New Roman" w:cs="Times New Roman"/>
          <w:b/>
          <w:bCs/>
          <w:sz w:val="28"/>
          <w:szCs w:val="28"/>
        </w:rPr>
      </w:pPr>
    </w:p>
    <w:p w14:paraId="31D8192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cout &lt;&lt; "Enter Date (DD/MM/YYYY): ";</w:t>
      </w:r>
    </w:p>
    <w:p w14:paraId="4A49DD2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getline(cin, date);</w:t>
      </w:r>
    </w:p>
    <w:p w14:paraId="0EB7431F" w14:textId="77777777" w:rsidR="00291523" w:rsidRPr="00291523" w:rsidRDefault="00291523" w:rsidP="00291523">
      <w:pPr>
        <w:spacing w:line="360" w:lineRule="auto"/>
        <w:jc w:val="center"/>
        <w:rPr>
          <w:rFonts w:ascii="Times New Roman" w:hAnsi="Times New Roman" w:cs="Times New Roman"/>
          <w:b/>
          <w:bCs/>
          <w:sz w:val="28"/>
          <w:szCs w:val="28"/>
        </w:rPr>
      </w:pPr>
    </w:p>
    <w:p w14:paraId="2796B71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"Enter Time: ";</w:t>
      </w:r>
    </w:p>
    <w:p w14:paraId="5BFA6AA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getline(cin, time);</w:t>
      </w:r>
    </w:p>
    <w:p w14:paraId="30DA9A8E" w14:textId="77777777" w:rsidR="00291523" w:rsidRPr="00291523" w:rsidRDefault="00291523" w:rsidP="00291523">
      <w:pPr>
        <w:spacing w:line="360" w:lineRule="auto"/>
        <w:jc w:val="center"/>
        <w:rPr>
          <w:rFonts w:ascii="Times New Roman" w:hAnsi="Times New Roman" w:cs="Times New Roman"/>
          <w:b/>
          <w:bCs/>
          <w:sz w:val="28"/>
          <w:szCs w:val="28"/>
        </w:rPr>
      </w:pPr>
    </w:p>
    <w:p w14:paraId="4D68062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"Enter Priority (High/Medium/Low): ";</w:t>
      </w:r>
    </w:p>
    <w:p w14:paraId="2AC1452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getline(cin, priority);</w:t>
      </w:r>
    </w:p>
    <w:p w14:paraId="53870FCF" w14:textId="77777777" w:rsidR="00291523" w:rsidRPr="00291523" w:rsidRDefault="00291523" w:rsidP="00291523">
      <w:pPr>
        <w:spacing w:line="360" w:lineRule="auto"/>
        <w:jc w:val="center"/>
        <w:rPr>
          <w:rFonts w:ascii="Times New Roman" w:hAnsi="Times New Roman" w:cs="Times New Roman"/>
          <w:b/>
          <w:bCs/>
          <w:sz w:val="28"/>
          <w:szCs w:val="28"/>
        </w:rPr>
      </w:pPr>
    </w:p>
    <w:p w14:paraId="7F7650D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completed = false;</w:t>
      </w:r>
    </w:p>
    <w:p w14:paraId="79081D5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475BBAA0" w14:textId="77777777" w:rsidR="00291523" w:rsidRPr="00291523" w:rsidRDefault="00291523" w:rsidP="00291523">
      <w:pPr>
        <w:spacing w:line="360" w:lineRule="auto"/>
        <w:jc w:val="center"/>
        <w:rPr>
          <w:rFonts w:ascii="Times New Roman" w:hAnsi="Times New Roman" w:cs="Times New Roman"/>
          <w:b/>
          <w:bCs/>
          <w:sz w:val="28"/>
          <w:szCs w:val="28"/>
        </w:rPr>
      </w:pPr>
    </w:p>
    <w:p w14:paraId="2513625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void displayTask()</w:t>
      </w:r>
    </w:p>
    <w:p w14:paraId="73B18C9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D6C1C0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w:t>
      </w:r>
    </w:p>
    <w:p w14:paraId="377D27C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ID      : " &lt;&lt; id;</w:t>
      </w:r>
    </w:p>
    <w:p w14:paraId="576B6C9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"\nTitle        : " &lt;&lt; title;</w:t>
      </w:r>
    </w:p>
    <w:p w14:paraId="4F317CE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"\nDate         : " &lt;&lt; date;</w:t>
      </w:r>
    </w:p>
    <w:p w14:paraId="3892600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"\nTime         : " &lt;&lt; time;</w:t>
      </w:r>
    </w:p>
    <w:p w14:paraId="627B7EE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"\nPriority     : " &lt;&lt; priority;</w:t>
      </w:r>
    </w:p>
    <w:p w14:paraId="36C150BF" w14:textId="77777777" w:rsidR="00291523" w:rsidRPr="00291523" w:rsidRDefault="00291523" w:rsidP="00291523">
      <w:pPr>
        <w:spacing w:line="360" w:lineRule="auto"/>
        <w:jc w:val="center"/>
        <w:rPr>
          <w:rFonts w:ascii="Times New Roman" w:hAnsi="Times New Roman" w:cs="Times New Roman"/>
          <w:b/>
          <w:bCs/>
          <w:sz w:val="28"/>
          <w:szCs w:val="28"/>
        </w:rPr>
      </w:pPr>
    </w:p>
    <w:p w14:paraId="3143728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(completed)</w:t>
      </w:r>
    </w:p>
    <w:p w14:paraId="038D4EE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cout &lt;&lt; "\nStatus       : Completed";</w:t>
      </w:r>
    </w:p>
    <w:p w14:paraId="5F19C88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else</w:t>
      </w:r>
    </w:p>
    <w:p w14:paraId="7B2F4C4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"\nStatus       : Pending";</w:t>
      </w:r>
    </w:p>
    <w:p w14:paraId="608EC43E" w14:textId="77777777" w:rsidR="00291523" w:rsidRPr="00291523" w:rsidRDefault="00291523" w:rsidP="00291523">
      <w:pPr>
        <w:spacing w:line="360" w:lineRule="auto"/>
        <w:jc w:val="center"/>
        <w:rPr>
          <w:rFonts w:ascii="Times New Roman" w:hAnsi="Times New Roman" w:cs="Times New Roman"/>
          <w:b/>
          <w:bCs/>
          <w:sz w:val="28"/>
          <w:szCs w:val="28"/>
        </w:rPr>
      </w:pPr>
    </w:p>
    <w:p w14:paraId="600B670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"\n-----------------------------------\n";</w:t>
      </w:r>
    </w:p>
    <w:p w14:paraId="307D201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4B45A97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4A830529" w14:textId="77777777" w:rsidR="00291523" w:rsidRPr="00291523" w:rsidRDefault="00291523" w:rsidP="00291523">
      <w:pPr>
        <w:spacing w:line="360" w:lineRule="auto"/>
        <w:jc w:val="center"/>
        <w:rPr>
          <w:rFonts w:ascii="Times New Roman" w:hAnsi="Times New Roman" w:cs="Times New Roman"/>
          <w:b/>
          <w:bCs/>
          <w:sz w:val="28"/>
          <w:szCs w:val="28"/>
        </w:rPr>
      </w:pPr>
    </w:p>
    <w:p w14:paraId="1F69C1F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void saveTask(Task t)</w:t>
      </w:r>
    </w:p>
    <w:p w14:paraId="374248C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04EE579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ofstream file("planner.txt", ios::app);</w:t>
      </w:r>
    </w:p>
    <w:p w14:paraId="46A384F7" w14:textId="77777777" w:rsidR="00291523" w:rsidRPr="00291523" w:rsidRDefault="00291523" w:rsidP="00291523">
      <w:pPr>
        <w:spacing w:line="360" w:lineRule="auto"/>
        <w:jc w:val="center"/>
        <w:rPr>
          <w:rFonts w:ascii="Times New Roman" w:hAnsi="Times New Roman" w:cs="Times New Roman"/>
          <w:b/>
          <w:bCs/>
          <w:sz w:val="28"/>
          <w:szCs w:val="28"/>
        </w:rPr>
      </w:pPr>
    </w:p>
    <w:p w14:paraId="0A30BF4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&lt;&lt; t.id &lt;&lt; endl;</w:t>
      </w:r>
    </w:p>
    <w:p w14:paraId="0B273F4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&lt;&lt; t.title &lt;&lt; endl;</w:t>
      </w:r>
    </w:p>
    <w:p w14:paraId="7BB2F52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&lt;&lt; t.date &lt;&lt; endl;</w:t>
      </w:r>
    </w:p>
    <w:p w14:paraId="1B74F1F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&lt;&lt; t.time &lt;&lt; endl;</w:t>
      </w:r>
    </w:p>
    <w:p w14:paraId="7073DED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&lt;&lt; t.priority &lt;&lt; endl;</w:t>
      </w:r>
    </w:p>
    <w:p w14:paraId="28396C0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&lt;&lt; t.completed &lt;&lt; endl;</w:t>
      </w:r>
    </w:p>
    <w:p w14:paraId="3DF0F9F7" w14:textId="77777777" w:rsidR="00291523" w:rsidRPr="00291523" w:rsidRDefault="00291523" w:rsidP="00291523">
      <w:pPr>
        <w:spacing w:line="360" w:lineRule="auto"/>
        <w:jc w:val="center"/>
        <w:rPr>
          <w:rFonts w:ascii="Times New Roman" w:hAnsi="Times New Roman" w:cs="Times New Roman"/>
          <w:b/>
          <w:bCs/>
          <w:sz w:val="28"/>
          <w:szCs w:val="28"/>
        </w:rPr>
      </w:pPr>
    </w:p>
    <w:p w14:paraId="60B25AE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file.close();</w:t>
      </w:r>
    </w:p>
    <w:p w14:paraId="35558E5B" w14:textId="77777777" w:rsidR="00291523" w:rsidRPr="00291523" w:rsidRDefault="00291523" w:rsidP="00291523">
      <w:pPr>
        <w:spacing w:line="360" w:lineRule="auto"/>
        <w:jc w:val="center"/>
        <w:rPr>
          <w:rFonts w:ascii="Times New Roman" w:hAnsi="Times New Roman" w:cs="Times New Roman"/>
          <w:b/>
          <w:bCs/>
          <w:sz w:val="28"/>
          <w:szCs w:val="28"/>
        </w:rPr>
      </w:pPr>
    </w:p>
    <w:p w14:paraId="2E43155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Saved Successfully!\n";</w:t>
      </w:r>
    </w:p>
    <w:p w14:paraId="5E97AEF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w:t>
      </w:r>
    </w:p>
    <w:p w14:paraId="7C1FD7D9" w14:textId="77777777" w:rsidR="00291523" w:rsidRPr="00291523" w:rsidRDefault="00291523" w:rsidP="00291523">
      <w:pPr>
        <w:spacing w:line="360" w:lineRule="auto"/>
        <w:jc w:val="center"/>
        <w:rPr>
          <w:rFonts w:ascii="Times New Roman" w:hAnsi="Times New Roman" w:cs="Times New Roman"/>
          <w:b/>
          <w:bCs/>
          <w:sz w:val="28"/>
          <w:szCs w:val="28"/>
        </w:rPr>
      </w:pPr>
    </w:p>
    <w:p w14:paraId="6CA8A0C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void viewTasks()</w:t>
      </w:r>
    </w:p>
    <w:p w14:paraId="1C2D09B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06DADBC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ifstream file("planner.txt");</w:t>
      </w:r>
    </w:p>
    <w:p w14:paraId="152ECF91" w14:textId="77777777" w:rsidR="00291523" w:rsidRPr="00291523" w:rsidRDefault="00291523" w:rsidP="00291523">
      <w:pPr>
        <w:spacing w:line="360" w:lineRule="auto"/>
        <w:jc w:val="center"/>
        <w:rPr>
          <w:rFonts w:ascii="Times New Roman" w:hAnsi="Times New Roman" w:cs="Times New Roman"/>
          <w:b/>
          <w:bCs/>
          <w:sz w:val="28"/>
          <w:szCs w:val="28"/>
        </w:rPr>
      </w:pPr>
    </w:p>
    <w:p w14:paraId="3FDDB8D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(!file)</w:t>
      </w:r>
    </w:p>
    <w:p w14:paraId="38087DF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38D594F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"\nNo Tasks Found!\n";</w:t>
      </w:r>
    </w:p>
    <w:p w14:paraId="74BFD96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return;</w:t>
      </w:r>
    </w:p>
    <w:p w14:paraId="7F05692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0D9F60A0" w14:textId="77777777" w:rsidR="00291523" w:rsidRPr="00291523" w:rsidRDefault="00291523" w:rsidP="00291523">
      <w:pPr>
        <w:spacing w:line="360" w:lineRule="auto"/>
        <w:jc w:val="center"/>
        <w:rPr>
          <w:rFonts w:ascii="Times New Roman" w:hAnsi="Times New Roman" w:cs="Times New Roman"/>
          <w:b/>
          <w:bCs/>
          <w:sz w:val="28"/>
          <w:szCs w:val="28"/>
        </w:rPr>
      </w:pPr>
    </w:p>
    <w:p w14:paraId="364A85C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Task t;</w:t>
      </w:r>
    </w:p>
    <w:p w14:paraId="63FC2C11" w14:textId="77777777" w:rsidR="00291523" w:rsidRPr="00291523" w:rsidRDefault="00291523" w:rsidP="00291523">
      <w:pPr>
        <w:spacing w:line="360" w:lineRule="auto"/>
        <w:jc w:val="center"/>
        <w:rPr>
          <w:rFonts w:ascii="Times New Roman" w:hAnsi="Times New Roman" w:cs="Times New Roman"/>
          <w:b/>
          <w:bCs/>
          <w:sz w:val="28"/>
          <w:szCs w:val="28"/>
        </w:rPr>
      </w:pPr>
    </w:p>
    <w:p w14:paraId="5C33682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while (file &gt;&gt; t.id)</w:t>
      </w:r>
    </w:p>
    <w:p w14:paraId="3B2FBA8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3113610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file.ignore();</w:t>
      </w:r>
    </w:p>
    <w:p w14:paraId="4F7EF64E" w14:textId="77777777" w:rsidR="00291523" w:rsidRPr="00291523" w:rsidRDefault="00291523" w:rsidP="00291523">
      <w:pPr>
        <w:spacing w:line="360" w:lineRule="auto"/>
        <w:jc w:val="center"/>
        <w:rPr>
          <w:rFonts w:ascii="Times New Roman" w:hAnsi="Times New Roman" w:cs="Times New Roman"/>
          <w:b/>
          <w:bCs/>
          <w:sz w:val="28"/>
          <w:szCs w:val="28"/>
        </w:rPr>
      </w:pPr>
    </w:p>
    <w:p w14:paraId="54BBEC3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t.title);</w:t>
      </w:r>
    </w:p>
    <w:p w14:paraId="4862110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t.date);</w:t>
      </w:r>
    </w:p>
    <w:p w14:paraId="7534674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t.time);</w:t>
      </w:r>
    </w:p>
    <w:p w14:paraId="766BD76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t.priority);</w:t>
      </w:r>
    </w:p>
    <w:p w14:paraId="22346484" w14:textId="77777777" w:rsidR="00291523" w:rsidRPr="00291523" w:rsidRDefault="00291523" w:rsidP="00291523">
      <w:pPr>
        <w:spacing w:line="360" w:lineRule="auto"/>
        <w:jc w:val="center"/>
        <w:rPr>
          <w:rFonts w:ascii="Times New Roman" w:hAnsi="Times New Roman" w:cs="Times New Roman"/>
          <w:b/>
          <w:bCs/>
          <w:sz w:val="28"/>
          <w:szCs w:val="28"/>
        </w:rPr>
      </w:pPr>
    </w:p>
    <w:p w14:paraId="4F00CF6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&gt;&gt; t.completed;</w:t>
      </w:r>
    </w:p>
    <w:p w14:paraId="6D2280A1" w14:textId="77777777" w:rsidR="00291523" w:rsidRPr="00291523" w:rsidRDefault="00291523" w:rsidP="00291523">
      <w:pPr>
        <w:spacing w:line="360" w:lineRule="auto"/>
        <w:jc w:val="center"/>
        <w:rPr>
          <w:rFonts w:ascii="Times New Roman" w:hAnsi="Times New Roman" w:cs="Times New Roman"/>
          <w:b/>
          <w:bCs/>
          <w:sz w:val="28"/>
          <w:szCs w:val="28"/>
        </w:rPr>
      </w:pPr>
    </w:p>
    <w:p w14:paraId="5FADA03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t.displayTask();</w:t>
      </w:r>
    </w:p>
    <w:p w14:paraId="22E938D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6835C95F" w14:textId="77777777" w:rsidR="00291523" w:rsidRPr="00291523" w:rsidRDefault="00291523" w:rsidP="00291523">
      <w:pPr>
        <w:spacing w:line="360" w:lineRule="auto"/>
        <w:jc w:val="center"/>
        <w:rPr>
          <w:rFonts w:ascii="Times New Roman" w:hAnsi="Times New Roman" w:cs="Times New Roman"/>
          <w:b/>
          <w:bCs/>
          <w:sz w:val="28"/>
          <w:szCs w:val="28"/>
        </w:rPr>
      </w:pPr>
    </w:p>
    <w:p w14:paraId="727B2FB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file.close();</w:t>
      </w:r>
    </w:p>
    <w:p w14:paraId="7AE2FA3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70A4FAF2" w14:textId="77777777" w:rsidR="00291523" w:rsidRPr="00291523" w:rsidRDefault="00291523" w:rsidP="00291523">
      <w:pPr>
        <w:spacing w:line="360" w:lineRule="auto"/>
        <w:jc w:val="center"/>
        <w:rPr>
          <w:rFonts w:ascii="Times New Roman" w:hAnsi="Times New Roman" w:cs="Times New Roman"/>
          <w:b/>
          <w:bCs/>
          <w:sz w:val="28"/>
          <w:szCs w:val="28"/>
        </w:rPr>
      </w:pPr>
    </w:p>
    <w:p w14:paraId="043C0B5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void searchTask()</w:t>
      </w:r>
    </w:p>
    <w:p w14:paraId="0E8B614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141F600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ifstream file("planner.txt");</w:t>
      </w:r>
    </w:p>
    <w:p w14:paraId="12B466E2" w14:textId="77777777" w:rsidR="00291523" w:rsidRPr="00291523" w:rsidRDefault="00291523" w:rsidP="00291523">
      <w:pPr>
        <w:spacing w:line="360" w:lineRule="auto"/>
        <w:jc w:val="center"/>
        <w:rPr>
          <w:rFonts w:ascii="Times New Roman" w:hAnsi="Times New Roman" w:cs="Times New Roman"/>
          <w:b/>
          <w:bCs/>
          <w:sz w:val="28"/>
          <w:szCs w:val="28"/>
        </w:rPr>
      </w:pPr>
    </w:p>
    <w:p w14:paraId="2DDB9A4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(!file)</w:t>
      </w:r>
    </w:p>
    <w:p w14:paraId="5CB9AB9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59F9BDD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"\nNo Tasks Available!\n";</w:t>
      </w:r>
    </w:p>
    <w:p w14:paraId="5CF4BB1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return;</w:t>
      </w:r>
    </w:p>
    <w:p w14:paraId="33BA675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111AD2AB" w14:textId="77777777" w:rsidR="00291523" w:rsidRPr="00291523" w:rsidRDefault="00291523" w:rsidP="00291523">
      <w:pPr>
        <w:spacing w:line="360" w:lineRule="auto"/>
        <w:jc w:val="center"/>
        <w:rPr>
          <w:rFonts w:ascii="Times New Roman" w:hAnsi="Times New Roman" w:cs="Times New Roman"/>
          <w:b/>
          <w:bCs/>
          <w:sz w:val="28"/>
          <w:szCs w:val="28"/>
        </w:rPr>
      </w:pPr>
    </w:p>
    <w:p w14:paraId="4D1092B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int searchId;</w:t>
      </w:r>
    </w:p>
    <w:p w14:paraId="0FD9FB0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bool found = false;</w:t>
      </w:r>
    </w:p>
    <w:p w14:paraId="387F44DB" w14:textId="77777777" w:rsidR="00291523" w:rsidRPr="00291523" w:rsidRDefault="00291523" w:rsidP="00291523">
      <w:pPr>
        <w:spacing w:line="360" w:lineRule="auto"/>
        <w:jc w:val="center"/>
        <w:rPr>
          <w:rFonts w:ascii="Times New Roman" w:hAnsi="Times New Roman" w:cs="Times New Roman"/>
          <w:b/>
          <w:bCs/>
          <w:sz w:val="28"/>
          <w:szCs w:val="28"/>
        </w:rPr>
      </w:pPr>
    </w:p>
    <w:p w14:paraId="05816A3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cout &lt;&lt; "\nEnter Task ID to Search: ";</w:t>
      </w:r>
    </w:p>
    <w:p w14:paraId="50D38B1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cin &gt;&gt; searchId;</w:t>
      </w:r>
    </w:p>
    <w:p w14:paraId="5E8C5237" w14:textId="77777777" w:rsidR="00291523" w:rsidRPr="00291523" w:rsidRDefault="00291523" w:rsidP="00291523">
      <w:pPr>
        <w:spacing w:line="360" w:lineRule="auto"/>
        <w:jc w:val="center"/>
        <w:rPr>
          <w:rFonts w:ascii="Times New Roman" w:hAnsi="Times New Roman" w:cs="Times New Roman"/>
          <w:b/>
          <w:bCs/>
          <w:sz w:val="28"/>
          <w:szCs w:val="28"/>
        </w:rPr>
      </w:pPr>
    </w:p>
    <w:p w14:paraId="483AE5C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Task t;</w:t>
      </w:r>
    </w:p>
    <w:p w14:paraId="168E601C" w14:textId="77777777" w:rsidR="00291523" w:rsidRPr="00291523" w:rsidRDefault="00291523" w:rsidP="00291523">
      <w:pPr>
        <w:spacing w:line="360" w:lineRule="auto"/>
        <w:jc w:val="center"/>
        <w:rPr>
          <w:rFonts w:ascii="Times New Roman" w:hAnsi="Times New Roman" w:cs="Times New Roman"/>
          <w:b/>
          <w:bCs/>
          <w:sz w:val="28"/>
          <w:szCs w:val="28"/>
        </w:rPr>
      </w:pPr>
    </w:p>
    <w:p w14:paraId="6F09D0F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while (file &gt;&gt; t.id)</w:t>
      </w:r>
    </w:p>
    <w:p w14:paraId="66A24F7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BCEBFC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file.ignore();</w:t>
      </w:r>
    </w:p>
    <w:p w14:paraId="459FF655" w14:textId="77777777" w:rsidR="00291523" w:rsidRPr="00291523" w:rsidRDefault="00291523" w:rsidP="00291523">
      <w:pPr>
        <w:spacing w:line="360" w:lineRule="auto"/>
        <w:jc w:val="center"/>
        <w:rPr>
          <w:rFonts w:ascii="Times New Roman" w:hAnsi="Times New Roman" w:cs="Times New Roman"/>
          <w:b/>
          <w:bCs/>
          <w:sz w:val="28"/>
          <w:szCs w:val="28"/>
        </w:rPr>
      </w:pPr>
    </w:p>
    <w:p w14:paraId="24B9E7D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t.title);</w:t>
      </w:r>
    </w:p>
    <w:p w14:paraId="0AFF9EC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t.date);</w:t>
      </w:r>
    </w:p>
    <w:p w14:paraId="0B7A642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t.time);</w:t>
      </w:r>
    </w:p>
    <w:p w14:paraId="7160E05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t.priority);</w:t>
      </w:r>
    </w:p>
    <w:p w14:paraId="2C8A6D73" w14:textId="77777777" w:rsidR="00291523" w:rsidRPr="00291523" w:rsidRDefault="00291523" w:rsidP="00291523">
      <w:pPr>
        <w:spacing w:line="360" w:lineRule="auto"/>
        <w:jc w:val="center"/>
        <w:rPr>
          <w:rFonts w:ascii="Times New Roman" w:hAnsi="Times New Roman" w:cs="Times New Roman"/>
          <w:b/>
          <w:bCs/>
          <w:sz w:val="28"/>
          <w:szCs w:val="28"/>
        </w:rPr>
      </w:pPr>
    </w:p>
    <w:p w14:paraId="5595AF8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&gt;&gt; t.completed;</w:t>
      </w:r>
    </w:p>
    <w:p w14:paraId="6A7B3384" w14:textId="77777777" w:rsidR="00291523" w:rsidRPr="00291523" w:rsidRDefault="00291523" w:rsidP="00291523">
      <w:pPr>
        <w:spacing w:line="360" w:lineRule="auto"/>
        <w:jc w:val="center"/>
        <w:rPr>
          <w:rFonts w:ascii="Times New Roman" w:hAnsi="Times New Roman" w:cs="Times New Roman"/>
          <w:b/>
          <w:bCs/>
          <w:sz w:val="28"/>
          <w:szCs w:val="28"/>
        </w:rPr>
      </w:pPr>
    </w:p>
    <w:p w14:paraId="1374439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(t.id == searchId)</w:t>
      </w:r>
    </w:p>
    <w:p w14:paraId="6E52D71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B13881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Found!\n";</w:t>
      </w:r>
    </w:p>
    <w:p w14:paraId="3759C83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t.displayTask();</w:t>
      </w:r>
    </w:p>
    <w:p w14:paraId="0A63577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found = true;</w:t>
      </w:r>
    </w:p>
    <w:p w14:paraId="201FA73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795E657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w:t>
      </w:r>
    </w:p>
    <w:p w14:paraId="3567251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510729FD" w14:textId="77777777" w:rsidR="00291523" w:rsidRPr="00291523" w:rsidRDefault="00291523" w:rsidP="00291523">
      <w:pPr>
        <w:spacing w:line="360" w:lineRule="auto"/>
        <w:jc w:val="center"/>
        <w:rPr>
          <w:rFonts w:ascii="Times New Roman" w:hAnsi="Times New Roman" w:cs="Times New Roman"/>
          <w:b/>
          <w:bCs/>
          <w:sz w:val="28"/>
          <w:szCs w:val="28"/>
        </w:rPr>
      </w:pPr>
    </w:p>
    <w:p w14:paraId="1AE2BD0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(!found)</w:t>
      </w:r>
    </w:p>
    <w:p w14:paraId="077B9C6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2C2AE3F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Not Found!\n";</w:t>
      </w:r>
    </w:p>
    <w:p w14:paraId="04796E4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41895072" w14:textId="77777777" w:rsidR="00291523" w:rsidRPr="00291523" w:rsidRDefault="00291523" w:rsidP="00291523">
      <w:pPr>
        <w:spacing w:line="360" w:lineRule="auto"/>
        <w:jc w:val="center"/>
        <w:rPr>
          <w:rFonts w:ascii="Times New Roman" w:hAnsi="Times New Roman" w:cs="Times New Roman"/>
          <w:b/>
          <w:bCs/>
          <w:sz w:val="28"/>
          <w:szCs w:val="28"/>
        </w:rPr>
      </w:pPr>
    </w:p>
    <w:p w14:paraId="4BE0026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file.close();</w:t>
      </w:r>
    </w:p>
    <w:p w14:paraId="6BC8ECD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16335352" w14:textId="77777777" w:rsidR="00291523" w:rsidRPr="00291523" w:rsidRDefault="00291523" w:rsidP="00291523">
      <w:pPr>
        <w:spacing w:line="360" w:lineRule="auto"/>
        <w:jc w:val="center"/>
        <w:rPr>
          <w:rFonts w:ascii="Times New Roman" w:hAnsi="Times New Roman" w:cs="Times New Roman"/>
          <w:b/>
          <w:bCs/>
          <w:sz w:val="28"/>
          <w:szCs w:val="28"/>
        </w:rPr>
      </w:pPr>
    </w:p>
    <w:p w14:paraId="4A10287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void markCompleted()</w:t>
      </w:r>
    </w:p>
    <w:p w14:paraId="68ED0F2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696A642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ifstream file("planner.txt");</w:t>
      </w:r>
    </w:p>
    <w:p w14:paraId="31909C49" w14:textId="77777777" w:rsidR="00291523" w:rsidRPr="00291523" w:rsidRDefault="00291523" w:rsidP="00291523">
      <w:pPr>
        <w:spacing w:line="360" w:lineRule="auto"/>
        <w:jc w:val="center"/>
        <w:rPr>
          <w:rFonts w:ascii="Times New Roman" w:hAnsi="Times New Roman" w:cs="Times New Roman"/>
          <w:b/>
          <w:bCs/>
          <w:sz w:val="28"/>
          <w:szCs w:val="28"/>
        </w:rPr>
      </w:pPr>
    </w:p>
    <w:p w14:paraId="13C862E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(!file)</w:t>
      </w:r>
    </w:p>
    <w:p w14:paraId="09861AB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8BBDB8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"\nNo Tasks Available!\n";</w:t>
      </w:r>
    </w:p>
    <w:p w14:paraId="59E1F6A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return;</w:t>
      </w:r>
    </w:p>
    <w:p w14:paraId="4CC137D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2B892481" w14:textId="77777777" w:rsidR="00291523" w:rsidRPr="00291523" w:rsidRDefault="00291523" w:rsidP="00291523">
      <w:pPr>
        <w:spacing w:line="360" w:lineRule="auto"/>
        <w:jc w:val="center"/>
        <w:rPr>
          <w:rFonts w:ascii="Times New Roman" w:hAnsi="Times New Roman" w:cs="Times New Roman"/>
          <w:b/>
          <w:bCs/>
          <w:sz w:val="28"/>
          <w:szCs w:val="28"/>
        </w:rPr>
      </w:pPr>
    </w:p>
    <w:p w14:paraId="474A2F1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ofstream temp("temp.txt");</w:t>
      </w:r>
    </w:p>
    <w:p w14:paraId="03FCA6F3" w14:textId="77777777" w:rsidR="00291523" w:rsidRPr="00291523" w:rsidRDefault="00291523" w:rsidP="00291523">
      <w:pPr>
        <w:spacing w:line="360" w:lineRule="auto"/>
        <w:jc w:val="center"/>
        <w:rPr>
          <w:rFonts w:ascii="Times New Roman" w:hAnsi="Times New Roman" w:cs="Times New Roman"/>
          <w:b/>
          <w:bCs/>
          <w:sz w:val="28"/>
          <w:szCs w:val="28"/>
        </w:rPr>
      </w:pPr>
    </w:p>
    <w:p w14:paraId="0E9D70D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int taskId;</w:t>
      </w:r>
    </w:p>
    <w:p w14:paraId="48FF13F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bool found = false;</w:t>
      </w:r>
    </w:p>
    <w:p w14:paraId="7CAEC4F8" w14:textId="77777777" w:rsidR="00291523" w:rsidRPr="00291523" w:rsidRDefault="00291523" w:rsidP="00291523">
      <w:pPr>
        <w:spacing w:line="360" w:lineRule="auto"/>
        <w:jc w:val="center"/>
        <w:rPr>
          <w:rFonts w:ascii="Times New Roman" w:hAnsi="Times New Roman" w:cs="Times New Roman"/>
          <w:b/>
          <w:bCs/>
          <w:sz w:val="28"/>
          <w:szCs w:val="28"/>
        </w:rPr>
      </w:pPr>
    </w:p>
    <w:p w14:paraId="57C76C2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"\nEnter Task ID to Mark Completed: ";</w:t>
      </w:r>
    </w:p>
    <w:p w14:paraId="188D235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cin &gt;&gt; taskId;</w:t>
      </w:r>
    </w:p>
    <w:p w14:paraId="79923851" w14:textId="77777777" w:rsidR="00291523" w:rsidRPr="00291523" w:rsidRDefault="00291523" w:rsidP="00291523">
      <w:pPr>
        <w:spacing w:line="360" w:lineRule="auto"/>
        <w:jc w:val="center"/>
        <w:rPr>
          <w:rFonts w:ascii="Times New Roman" w:hAnsi="Times New Roman" w:cs="Times New Roman"/>
          <w:b/>
          <w:bCs/>
          <w:sz w:val="28"/>
          <w:szCs w:val="28"/>
        </w:rPr>
      </w:pPr>
    </w:p>
    <w:p w14:paraId="7987689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Task t;</w:t>
      </w:r>
    </w:p>
    <w:p w14:paraId="5AC48215" w14:textId="77777777" w:rsidR="00291523" w:rsidRPr="00291523" w:rsidRDefault="00291523" w:rsidP="00291523">
      <w:pPr>
        <w:spacing w:line="360" w:lineRule="auto"/>
        <w:jc w:val="center"/>
        <w:rPr>
          <w:rFonts w:ascii="Times New Roman" w:hAnsi="Times New Roman" w:cs="Times New Roman"/>
          <w:b/>
          <w:bCs/>
          <w:sz w:val="28"/>
          <w:szCs w:val="28"/>
        </w:rPr>
      </w:pPr>
    </w:p>
    <w:p w14:paraId="3FBF4B0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while (file &gt;&gt; t.id)</w:t>
      </w:r>
    </w:p>
    <w:p w14:paraId="28AD240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154B0E8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file.ignore();</w:t>
      </w:r>
    </w:p>
    <w:p w14:paraId="7B786A63" w14:textId="77777777" w:rsidR="00291523" w:rsidRPr="00291523" w:rsidRDefault="00291523" w:rsidP="00291523">
      <w:pPr>
        <w:spacing w:line="360" w:lineRule="auto"/>
        <w:jc w:val="center"/>
        <w:rPr>
          <w:rFonts w:ascii="Times New Roman" w:hAnsi="Times New Roman" w:cs="Times New Roman"/>
          <w:b/>
          <w:bCs/>
          <w:sz w:val="28"/>
          <w:szCs w:val="28"/>
        </w:rPr>
      </w:pPr>
    </w:p>
    <w:p w14:paraId="55965E0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t.title);</w:t>
      </w:r>
    </w:p>
    <w:p w14:paraId="04A1714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t.date);</w:t>
      </w:r>
    </w:p>
    <w:p w14:paraId="4083A8F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t.time);</w:t>
      </w:r>
    </w:p>
    <w:p w14:paraId="15F6662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t.priority);</w:t>
      </w:r>
    </w:p>
    <w:p w14:paraId="28B985CA" w14:textId="77777777" w:rsidR="00291523" w:rsidRPr="00291523" w:rsidRDefault="00291523" w:rsidP="00291523">
      <w:pPr>
        <w:spacing w:line="360" w:lineRule="auto"/>
        <w:jc w:val="center"/>
        <w:rPr>
          <w:rFonts w:ascii="Times New Roman" w:hAnsi="Times New Roman" w:cs="Times New Roman"/>
          <w:b/>
          <w:bCs/>
          <w:sz w:val="28"/>
          <w:szCs w:val="28"/>
        </w:rPr>
      </w:pPr>
    </w:p>
    <w:p w14:paraId="704E62E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&gt;&gt; t.completed;</w:t>
      </w:r>
    </w:p>
    <w:p w14:paraId="0A346367" w14:textId="77777777" w:rsidR="00291523" w:rsidRPr="00291523" w:rsidRDefault="00291523" w:rsidP="00291523">
      <w:pPr>
        <w:spacing w:line="360" w:lineRule="auto"/>
        <w:jc w:val="center"/>
        <w:rPr>
          <w:rFonts w:ascii="Times New Roman" w:hAnsi="Times New Roman" w:cs="Times New Roman"/>
          <w:b/>
          <w:bCs/>
          <w:sz w:val="28"/>
          <w:szCs w:val="28"/>
        </w:rPr>
      </w:pPr>
    </w:p>
    <w:p w14:paraId="16D61E1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(t.id == taskId)</w:t>
      </w:r>
    </w:p>
    <w:p w14:paraId="2F4D309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3F4F1C8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t.completed = true;</w:t>
      </w:r>
    </w:p>
    <w:p w14:paraId="5907306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found = true;</w:t>
      </w:r>
    </w:p>
    <w:p w14:paraId="03D9B25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519ABCC5" w14:textId="77777777" w:rsidR="00291523" w:rsidRPr="00291523" w:rsidRDefault="00291523" w:rsidP="00291523">
      <w:pPr>
        <w:spacing w:line="360" w:lineRule="auto"/>
        <w:jc w:val="center"/>
        <w:rPr>
          <w:rFonts w:ascii="Times New Roman" w:hAnsi="Times New Roman" w:cs="Times New Roman"/>
          <w:b/>
          <w:bCs/>
          <w:sz w:val="28"/>
          <w:szCs w:val="28"/>
        </w:rPr>
      </w:pPr>
    </w:p>
    <w:p w14:paraId="3848A84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t.id &lt;&lt; endl;</w:t>
      </w:r>
    </w:p>
    <w:p w14:paraId="566BCBE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t.title &lt;&lt; endl;</w:t>
      </w:r>
    </w:p>
    <w:p w14:paraId="00798A2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t.date &lt;&lt; endl;</w:t>
      </w:r>
    </w:p>
    <w:p w14:paraId="51B4AC1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t.time &lt;&lt; endl;</w:t>
      </w:r>
    </w:p>
    <w:p w14:paraId="1B3BC11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t.priority &lt;&lt; endl;</w:t>
      </w:r>
    </w:p>
    <w:p w14:paraId="5E6C15A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t.completed &lt;&lt; endl;</w:t>
      </w:r>
    </w:p>
    <w:p w14:paraId="73888B2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584E3F70" w14:textId="77777777" w:rsidR="00291523" w:rsidRPr="00291523" w:rsidRDefault="00291523" w:rsidP="00291523">
      <w:pPr>
        <w:spacing w:line="360" w:lineRule="auto"/>
        <w:jc w:val="center"/>
        <w:rPr>
          <w:rFonts w:ascii="Times New Roman" w:hAnsi="Times New Roman" w:cs="Times New Roman"/>
          <w:b/>
          <w:bCs/>
          <w:sz w:val="28"/>
          <w:szCs w:val="28"/>
        </w:rPr>
      </w:pPr>
    </w:p>
    <w:p w14:paraId="4CE48C6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file.close();</w:t>
      </w:r>
    </w:p>
    <w:p w14:paraId="76EBD1D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temp.close();</w:t>
      </w:r>
    </w:p>
    <w:p w14:paraId="4FDD1CCF" w14:textId="77777777" w:rsidR="00291523" w:rsidRPr="00291523" w:rsidRDefault="00291523" w:rsidP="00291523">
      <w:pPr>
        <w:spacing w:line="360" w:lineRule="auto"/>
        <w:jc w:val="center"/>
        <w:rPr>
          <w:rFonts w:ascii="Times New Roman" w:hAnsi="Times New Roman" w:cs="Times New Roman"/>
          <w:b/>
          <w:bCs/>
          <w:sz w:val="28"/>
          <w:szCs w:val="28"/>
        </w:rPr>
      </w:pPr>
    </w:p>
    <w:p w14:paraId="70A721F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remove("planner.txt");</w:t>
      </w:r>
    </w:p>
    <w:p w14:paraId="56CEE8B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rename("temp.txt", "planner.txt");</w:t>
      </w:r>
    </w:p>
    <w:p w14:paraId="5AC32C44" w14:textId="77777777" w:rsidR="00291523" w:rsidRPr="00291523" w:rsidRDefault="00291523" w:rsidP="00291523">
      <w:pPr>
        <w:spacing w:line="360" w:lineRule="auto"/>
        <w:jc w:val="center"/>
        <w:rPr>
          <w:rFonts w:ascii="Times New Roman" w:hAnsi="Times New Roman" w:cs="Times New Roman"/>
          <w:b/>
          <w:bCs/>
          <w:sz w:val="28"/>
          <w:szCs w:val="28"/>
        </w:rPr>
      </w:pPr>
    </w:p>
    <w:p w14:paraId="0C8620D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(found)</w:t>
      </w:r>
    </w:p>
    <w:p w14:paraId="10A6C6C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Marked as Completed!\n";</w:t>
      </w:r>
    </w:p>
    <w:p w14:paraId="69247EA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else</w:t>
      </w:r>
    </w:p>
    <w:p w14:paraId="381AEB7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ID Not Found!\n";</w:t>
      </w:r>
    </w:p>
    <w:p w14:paraId="7BC8DDB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w:t>
      </w:r>
    </w:p>
    <w:p w14:paraId="63EDD3D9" w14:textId="77777777" w:rsidR="00291523" w:rsidRPr="00291523" w:rsidRDefault="00291523" w:rsidP="00291523">
      <w:pPr>
        <w:spacing w:line="360" w:lineRule="auto"/>
        <w:jc w:val="center"/>
        <w:rPr>
          <w:rFonts w:ascii="Times New Roman" w:hAnsi="Times New Roman" w:cs="Times New Roman"/>
          <w:b/>
          <w:bCs/>
          <w:sz w:val="28"/>
          <w:szCs w:val="28"/>
        </w:rPr>
      </w:pPr>
    </w:p>
    <w:p w14:paraId="35E5121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void deleteTask()</w:t>
      </w:r>
    </w:p>
    <w:p w14:paraId="2FF493B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54D2A6C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ifstream file("planner.txt");</w:t>
      </w:r>
    </w:p>
    <w:p w14:paraId="3054B99F" w14:textId="77777777" w:rsidR="00291523" w:rsidRPr="00291523" w:rsidRDefault="00291523" w:rsidP="00291523">
      <w:pPr>
        <w:spacing w:line="360" w:lineRule="auto"/>
        <w:jc w:val="center"/>
        <w:rPr>
          <w:rFonts w:ascii="Times New Roman" w:hAnsi="Times New Roman" w:cs="Times New Roman"/>
          <w:b/>
          <w:bCs/>
          <w:sz w:val="28"/>
          <w:szCs w:val="28"/>
        </w:rPr>
      </w:pPr>
    </w:p>
    <w:p w14:paraId="3D61CB6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(!file)</w:t>
      </w:r>
    </w:p>
    <w:p w14:paraId="6BC3E7B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559CEFA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"\nNo Tasks Available!\n";</w:t>
      </w:r>
    </w:p>
    <w:p w14:paraId="00A3D9D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return;</w:t>
      </w:r>
    </w:p>
    <w:p w14:paraId="28E857E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4813A78" w14:textId="77777777" w:rsidR="00291523" w:rsidRPr="00291523" w:rsidRDefault="00291523" w:rsidP="00291523">
      <w:pPr>
        <w:spacing w:line="360" w:lineRule="auto"/>
        <w:jc w:val="center"/>
        <w:rPr>
          <w:rFonts w:ascii="Times New Roman" w:hAnsi="Times New Roman" w:cs="Times New Roman"/>
          <w:b/>
          <w:bCs/>
          <w:sz w:val="28"/>
          <w:szCs w:val="28"/>
        </w:rPr>
      </w:pPr>
    </w:p>
    <w:p w14:paraId="1CACF51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ofstream temp("temp.txt");</w:t>
      </w:r>
    </w:p>
    <w:p w14:paraId="3243F76F" w14:textId="77777777" w:rsidR="00291523" w:rsidRPr="00291523" w:rsidRDefault="00291523" w:rsidP="00291523">
      <w:pPr>
        <w:spacing w:line="360" w:lineRule="auto"/>
        <w:jc w:val="center"/>
        <w:rPr>
          <w:rFonts w:ascii="Times New Roman" w:hAnsi="Times New Roman" w:cs="Times New Roman"/>
          <w:b/>
          <w:bCs/>
          <w:sz w:val="28"/>
          <w:szCs w:val="28"/>
        </w:rPr>
      </w:pPr>
    </w:p>
    <w:p w14:paraId="7478230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int deleteId;</w:t>
      </w:r>
    </w:p>
    <w:p w14:paraId="3FE3DAB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bool found = false;</w:t>
      </w:r>
    </w:p>
    <w:p w14:paraId="234A9A57" w14:textId="77777777" w:rsidR="00291523" w:rsidRPr="00291523" w:rsidRDefault="00291523" w:rsidP="00291523">
      <w:pPr>
        <w:spacing w:line="360" w:lineRule="auto"/>
        <w:jc w:val="center"/>
        <w:rPr>
          <w:rFonts w:ascii="Times New Roman" w:hAnsi="Times New Roman" w:cs="Times New Roman"/>
          <w:b/>
          <w:bCs/>
          <w:sz w:val="28"/>
          <w:szCs w:val="28"/>
        </w:rPr>
      </w:pPr>
    </w:p>
    <w:p w14:paraId="000FB8C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"\nEnter Task ID to Delete: ";</w:t>
      </w:r>
    </w:p>
    <w:p w14:paraId="762F599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cin &gt;&gt; deleteId;</w:t>
      </w:r>
    </w:p>
    <w:p w14:paraId="118DE143" w14:textId="77777777" w:rsidR="00291523" w:rsidRPr="00291523" w:rsidRDefault="00291523" w:rsidP="00291523">
      <w:pPr>
        <w:spacing w:line="360" w:lineRule="auto"/>
        <w:jc w:val="center"/>
        <w:rPr>
          <w:rFonts w:ascii="Times New Roman" w:hAnsi="Times New Roman" w:cs="Times New Roman"/>
          <w:b/>
          <w:bCs/>
          <w:sz w:val="28"/>
          <w:szCs w:val="28"/>
        </w:rPr>
      </w:pPr>
    </w:p>
    <w:p w14:paraId="0B0786F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Task t;</w:t>
      </w:r>
    </w:p>
    <w:p w14:paraId="3AD120A6" w14:textId="77777777" w:rsidR="00291523" w:rsidRPr="00291523" w:rsidRDefault="00291523" w:rsidP="00291523">
      <w:pPr>
        <w:spacing w:line="360" w:lineRule="auto"/>
        <w:jc w:val="center"/>
        <w:rPr>
          <w:rFonts w:ascii="Times New Roman" w:hAnsi="Times New Roman" w:cs="Times New Roman"/>
          <w:b/>
          <w:bCs/>
          <w:sz w:val="28"/>
          <w:szCs w:val="28"/>
        </w:rPr>
      </w:pPr>
    </w:p>
    <w:p w14:paraId="03DE4A4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while (file &gt;&gt; t.id)</w:t>
      </w:r>
    </w:p>
    <w:p w14:paraId="01D3AA8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3041F41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file.ignore();</w:t>
      </w:r>
    </w:p>
    <w:p w14:paraId="6D3E7B56" w14:textId="77777777" w:rsidR="00291523" w:rsidRPr="00291523" w:rsidRDefault="00291523" w:rsidP="00291523">
      <w:pPr>
        <w:spacing w:line="360" w:lineRule="auto"/>
        <w:jc w:val="center"/>
        <w:rPr>
          <w:rFonts w:ascii="Times New Roman" w:hAnsi="Times New Roman" w:cs="Times New Roman"/>
          <w:b/>
          <w:bCs/>
          <w:sz w:val="28"/>
          <w:szCs w:val="28"/>
        </w:rPr>
      </w:pPr>
    </w:p>
    <w:p w14:paraId="110E86A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t.title);</w:t>
      </w:r>
    </w:p>
    <w:p w14:paraId="7551A58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t.date);</w:t>
      </w:r>
    </w:p>
    <w:p w14:paraId="5848814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t.time);</w:t>
      </w:r>
    </w:p>
    <w:p w14:paraId="7094CBE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getline(file, t.priority);</w:t>
      </w:r>
    </w:p>
    <w:p w14:paraId="176006FC" w14:textId="77777777" w:rsidR="00291523" w:rsidRPr="00291523" w:rsidRDefault="00291523" w:rsidP="00291523">
      <w:pPr>
        <w:spacing w:line="360" w:lineRule="auto"/>
        <w:jc w:val="center"/>
        <w:rPr>
          <w:rFonts w:ascii="Times New Roman" w:hAnsi="Times New Roman" w:cs="Times New Roman"/>
          <w:b/>
          <w:bCs/>
          <w:sz w:val="28"/>
          <w:szCs w:val="28"/>
        </w:rPr>
      </w:pPr>
    </w:p>
    <w:p w14:paraId="59F8BAE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 &gt;&gt; t.completed;</w:t>
      </w:r>
    </w:p>
    <w:p w14:paraId="36270317" w14:textId="77777777" w:rsidR="00291523" w:rsidRPr="00291523" w:rsidRDefault="00291523" w:rsidP="00291523">
      <w:pPr>
        <w:spacing w:line="360" w:lineRule="auto"/>
        <w:jc w:val="center"/>
        <w:rPr>
          <w:rFonts w:ascii="Times New Roman" w:hAnsi="Times New Roman" w:cs="Times New Roman"/>
          <w:b/>
          <w:bCs/>
          <w:sz w:val="28"/>
          <w:szCs w:val="28"/>
        </w:rPr>
      </w:pPr>
    </w:p>
    <w:p w14:paraId="11AE54A9"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(t.id != deleteId)</w:t>
      </w:r>
    </w:p>
    <w:p w14:paraId="67F29FE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61EE1A5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t.id &lt;&lt; endl;</w:t>
      </w:r>
    </w:p>
    <w:p w14:paraId="0675743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t.title &lt;&lt; endl;</w:t>
      </w:r>
    </w:p>
    <w:p w14:paraId="62F932E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t.date &lt;&lt; endl;</w:t>
      </w:r>
    </w:p>
    <w:p w14:paraId="0D23CE7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t.time &lt;&lt; endl;</w:t>
      </w:r>
    </w:p>
    <w:p w14:paraId="31B3BA2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t.priority &lt;&lt; endl;</w:t>
      </w:r>
    </w:p>
    <w:p w14:paraId="56F9B36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 &lt;&lt; t.completed &lt;&lt; endl;</w:t>
      </w:r>
    </w:p>
    <w:p w14:paraId="4465321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93F7FD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else</w:t>
      </w:r>
    </w:p>
    <w:p w14:paraId="1418FD2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1DB4A01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found = true;</w:t>
      </w:r>
    </w:p>
    <w:p w14:paraId="356EE49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A44DC0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3EB9206D" w14:textId="77777777" w:rsidR="00291523" w:rsidRPr="00291523" w:rsidRDefault="00291523" w:rsidP="00291523">
      <w:pPr>
        <w:spacing w:line="360" w:lineRule="auto"/>
        <w:jc w:val="center"/>
        <w:rPr>
          <w:rFonts w:ascii="Times New Roman" w:hAnsi="Times New Roman" w:cs="Times New Roman"/>
          <w:b/>
          <w:bCs/>
          <w:sz w:val="28"/>
          <w:szCs w:val="28"/>
        </w:rPr>
      </w:pPr>
    </w:p>
    <w:p w14:paraId="5F1DDE6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file.close();</w:t>
      </w:r>
    </w:p>
    <w:p w14:paraId="17EAB37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temp.close();</w:t>
      </w:r>
    </w:p>
    <w:p w14:paraId="21F4D5F2" w14:textId="77777777" w:rsidR="00291523" w:rsidRPr="00291523" w:rsidRDefault="00291523" w:rsidP="00291523">
      <w:pPr>
        <w:spacing w:line="360" w:lineRule="auto"/>
        <w:jc w:val="center"/>
        <w:rPr>
          <w:rFonts w:ascii="Times New Roman" w:hAnsi="Times New Roman" w:cs="Times New Roman"/>
          <w:b/>
          <w:bCs/>
          <w:sz w:val="28"/>
          <w:szCs w:val="28"/>
        </w:rPr>
      </w:pPr>
    </w:p>
    <w:p w14:paraId="48C0715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remove("planner.txt");</w:t>
      </w:r>
    </w:p>
    <w:p w14:paraId="19C8FAF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rename("temp.txt", "planner.txt");</w:t>
      </w:r>
    </w:p>
    <w:p w14:paraId="4E4F84FB" w14:textId="77777777" w:rsidR="00291523" w:rsidRPr="00291523" w:rsidRDefault="00291523" w:rsidP="00291523">
      <w:pPr>
        <w:spacing w:line="360" w:lineRule="auto"/>
        <w:jc w:val="center"/>
        <w:rPr>
          <w:rFonts w:ascii="Times New Roman" w:hAnsi="Times New Roman" w:cs="Times New Roman"/>
          <w:b/>
          <w:bCs/>
          <w:sz w:val="28"/>
          <w:szCs w:val="28"/>
        </w:rPr>
      </w:pPr>
    </w:p>
    <w:p w14:paraId="5BAD691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if (found)</w:t>
      </w:r>
    </w:p>
    <w:p w14:paraId="26A4DA3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Deleted Successfully!\n";</w:t>
      </w:r>
    </w:p>
    <w:p w14:paraId="1D54416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else</w:t>
      </w:r>
    </w:p>
    <w:p w14:paraId="445EDD7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"\nTask ID Not Found!\n";</w:t>
      </w:r>
    </w:p>
    <w:p w14:paraId="0662390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0131A5FF" w14:textId="77777777" w:rsidR="00291523" w:rsidRPr="00291523" w:rsidRDefault="00291523" w:rsidP="00291523">
      <w:pPr>
        <w:spacing w:line="360" w:lineRule="auto"/>
        <w:jc w:val="center"/>
        <w:rPr>
          <w:rFonts w:ascii="Times New Roman" w:hAnsi="Times New Roman" w:cs="Times New Roman"/>
          <w:b/>
          <w:bCs/>
          <w:sz w:val="28"/>
          <w:szCs w:val="28"/>
        </w:rPr>
      </w:pPr>
    </w:p>
    <w:p w14:paraId="68B9D7D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int main()</w:t>
      </w:r>
    </w:p>
    <w:p w14:paraId="3C993EE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5E0ED7E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int choice;</w:t>
      </w:r>
    </w:p>
    <w:p w14:paraId="7A7E2E74"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Task t;</w:t>
      </w:r>
    </w:p>
    <w:p w14:paraId="55C92169" w14:textId="77777777" w:rsidR="00291523" w:rsidRPr="00291523" w:rsidRDefault="00291523" w:rsidP="00291523">
      <w:pPr>
        <w:spacing w:line="360" w:lineRule="auto"/>
        <w:jc w:val="center"/>
        <w:rPr>
          <w:rFonts w:ascii="Times New Roman" w:hAnsi="Times New Roman" w:cs="Times New Roman"/>
          <w:b/>
          <w:bCs/>
          <w:sz w:val="28"/>
          <w:szCs w:val="28"/>
        </w:rPr>
      </w:pPr>
    </w:p>
    <w:p w14:paraId="201389F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do</w:t>
      </w:r>
    </w:p>
    <w:p w14:paraId="28A1AEBD"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w:t>
      </w:r>
    </w:p>
    <w:p w14:paraId="5DB95DD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 DAILY PLANNER SYSTEM ==========";</w:t>
      </w:r>
    </w:p>
    <w:p w14:paraId="2B52623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"\n1. Add New Task";</w:t>
      </w:r>
    </w:p>
    <w:p w14:paraId="128DBE2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"\n2. View All Tasks";</w:t>
      </w:r>
    </w:p>
    <w:p w14:paraId="62C4BB87"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"\n3. Search Task";</w:t>
      </w:r>
    </w:p>
    <w:p w14:paraId="305B105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"\n4. Mark Task as Completed";</w:t>
      </w:r>
    </w:p>
    <w:p w14:paraId="308DF14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"\n5. Delete Task";</w:t>
      </w:r>
    </w:p>
    <w:p w14:paraId="506F1D2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"\n6. Exit";</w:t>
      </w:r>
    </w:p>
    <w:p w14:paraId="51BEE0AC"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"\nEnter Your Choice: ";</w:t>
      </w:r>
    </w:p>
    <w:p w14:paraId="22BE0F7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cin &gt;&gt; choice;</w:t>
      </w:r>
    </w:p>
    <w:p w14:paraId="7063E7B3" w14:textId="77777777" w:rsidR="00291523" w:rsidRPr="00291523" w:rsidRDefault="00291523" w:rsidP="00291523">
      <w:pPr>
        <w:spacing w:line="360" w:lineRule="auto"/>
        <w:jc w:val="center"/>
        <w:rPr>
          <w:rFonts w:ascii="Times New Roman" w:hAnsi="Times New Roman" w:cs="Times New Roman"/>
          <w:b/>
          <w:bCs/>
          <w:sz w:val="28"/>
          <w:szCs w:val="28"/>
        </w:rPr>
      </w:pPr>
    </w:p>
    <w:p w14:paraId="43BCA2F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switch (choice)</w:t>
      </w:r>
    </w:p>
    <w:p w14:paraId="36C45E42"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2660C7D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case 1:</w:t>
      </w:r>
    </w:p>
    <w:p w14:paraId="69E06AD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"\nEnter Task ID: ";</w:t>
      </w:r>
    </w:p>
    <w:p w14:paraId="616F6FC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cin &gt;&gt; t.id;</w:t>
      </w:r>
    </w:p>
    <w:p w14:paraId="0B1F1B0E" w14:textId="77777777" w:rsidR="00291523" w:rsidRPr="00291523" w:rsidRDefault="00291523" w:rsidP="00291523">
      <w:pPr>
        <w:spacing w:line="360" w:lineRule="auto"/>
        <w:jc w:val="center"/>
        <w:rPr>
          <w:rFonts w:ascii="Times New Roman" w:hAnsi="Times New Roman" w:cs="Times New Roman"/>
          <w:b/>
          <w:bCs/>
          <w:sz w:val="28"/>
          <w:szCs w:val="28"/>
        </w:rPr>
      </w:pPr>
    </w:p>
    <w:p w14:paraId="435D96B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t.addTask();</w:t>
      </w:r>
    </w:p>
    <w:p w14:paraId="786ADD6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saveTask(t);</w:t>
      </w:r>
    </w:p>
    <w:p w14:paraId="36BC1E0B"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69D9683B" w14:textId="77777777" w:rsidR="00291523" w:rsidRPr="00291523" w:rsidRDefault="00291523" w:rsidP="00291523">
      <w:pPr>
        <w:spacing w:line="360" w:lineRule="auto"/>
        <w:jc w:val="center"/>
        <w:rPr>
          <w:rFonts w:ascii="Times New Roman" w:hAnsi="Times New Roman" w:cs="Times New Roman"/>
          <w:b/>
          <w:bCs/>
          <w:sz w:val="28"/>
          <w:szCs w:val="28"/>
        </w:rPr>
      </w:pPr>
    </w:p>
    <w:p w14:paraId="5480904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case 2:</w:t>
      </w:r>
    </w:p>
    <w:p w14:paraId="632BBC6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lastRenderedPageBreak/>
        <w:t xml:space="preserve">            viewTasks();</w:t>
      </w:r>
    </w:p>
    <w:p w14:paraId="1FE76F4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0CA47838" w14:textId="77777777" w:rsidR="00291523" w:rsidRPr="00291523" w:rsidRDefault="00291523" w:rsidP="00291523">
      <w:pPr>
        <w:spacing w:line="360" w:lineRule="auto"/>
        <w:jc w:val="center"/>
        <w:rPr>
          <w:rFonts w:ascii="Times New Roman" w:hAnsi="Times New Roman" w:cs="Times New Roman"/>
          <w:b/>
          <w:bCs/>
          <w:sz w:val="28"/>
          <w:szCs w:val="28"/>
        </w:rPr>
      </w:pPr>
    </w:p>
    <w:p w14:paraId="1CA4C12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case 3:</w:t>
      </w:r>
    </w:p>
    <w:p w14:paraId="7791DF15"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searchTask();</w:t>
      </w:r>
    </w:p>
    <w:p w14:paraId="32282F8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4AB3198A" w14:textId="77777777" w:rsidR="00291523" w:rsidRPr="00291523" w:rsidRDefault="00291523" w:rsidP="00291523">
      <w:pPr>
        <w:spacing w:line="360" w:lineRule="auto"/>
        <w:jc w:val="center"/>
        <w:rPr>
          <w:rFonts w:ascii="Times New Roman" w:hAnsi="Times New Roman" w:cs="Times New Roman"/>
          <w:b/>
          <w:bCs/>
          <w:sz w:val="28"/>
          <w:szCs w:val="28"/>
        </w:rPr>
      </w:pPr>
    </w:p>
    <w:p w14:paraId="53E7AD6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case 4:</w:t>
      </w:r>
    </w:p>
    <w:p w14:paraId="79F351CE"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markCompleted();</w:t>
      </w:r>
    </w:p>
    <w:p w14:paraId="0696377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4BD970DE" w14:textId="77777777" w:rsidR="00291523" w:rsidRPr="00291523" w:rsidRDefault="00291523" w:rsidP="00291523">
      <w:pPr>
        <w:spacing w:line="360" w:lineRule="auto"/>
        <w:jc w:val="center"/>
        <w:rPr>
          <w:rFonts w:ascii="Times New Roman" w:hAnsi="Times New Roman" w:cs="Times New Roman"/>
          <w:b/>
          <w:bCs/>
          <w:sz w:val="28"/>
          <w:szCs w:val="28"/>
        </w:rPr>
      </w:pPr>
    </w:p>
    <w:p w14:paraId="6FCBE2C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case 5:</w:t>
      </w:r>
    </w:p>
    <w:p w14:paraId="7BC8600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deleteTask();</w:t>
      </w:r>
    </w:p>
    <w:p w14:paraId="51190E76"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494CB2F0" w14:textId="77777777" w:rsidR="00291523" w:rsidRPr="00291523" w:rsidRDefault="00291523" w:rsidP="00291523">
      <w:pPr>
        <w:spacing w:line="360" w:lineRule="auto"/>
        <w:jc w:val="center"/>
        <w:rPr>
          <w:rFonts w:ascii="Times New Roman" w:hAnsi="Times New Roman" w:cs="Times New Roman"/>
          <w:b/>
          <w:bCs/>
          <w:sz w:val="28"/>
          <w:szCs w:val="28"/>
        </w:rPr>
      </w:pPr>
    </w:p>
    <w:p w14:paraId="1E797483"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case 6:</w:t>
      </w:r>
    </w:p>
    <w:p w14:paraId="34777878"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"\nThank You For Using Daily Planner System!\n";</w:t>
      </w:r>
    </w:p>
    <w:p w14:paraId="665553E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break;</w:t>
      </w:r>
    </w:p>
    <w:p w14:paraId="727FD918" w14:textId="77777777" w:rsidR="00291523" w:rsidRPr="00291523" w:rsidRDefault="00291523" w:rsidP="00291523">
      <w:pPr>
        <w:spacing w:line="360" w:lineRule="auto"/>
        <w:jc w:val="center"/>
        <w:rPr>
          <w:rFonts w:ascii="Times New Roman" w:hAnsi="Times New Roman" w:cs="Times New Roman"/>
          <w:b/>
          <w:bCs/>
          <w:sz w:val="28"/>
          <w:szCs w:val="28"/>
        </w:rPr>
      </w:pPr>
    </w:p>
    <w:p w14:paraId="2DB85F50"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default:</w:t>
      </w:r>
    </w:p>
    <w:p w14:paraId="152D41A1"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cout &lt;&lt; "\nInvalid Choice!\n";</w:t>
      </w:r>
    </w:p>
    <w:p w14:paraId="043B6E7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w:t>
      </w:r>
    </w:p>
    <w:p w14:paraId="770AA9AB" w14:textId="77777777" w:rsidR="00291523" w:rsidRPr="00291523" w:rsidRDefault="00291523" w:rsidP="00291523">
      <w:pPr>
        <w:spacing w:line="360" w:lineRule="auto"/>
        <w:jc w:val="center"/>
        <w:rPr>
          <w:rFonts w:ascii="Times New Roman" w:hAnsi="Times New Roman" w:cs="Times New Roman"/>
          <w:b/>
          <w:bCs/>
          <w:sz w:val="28"/>
          <w:szCs w:val="28"/>
        </w:rPr>
      </w:pPr>
    </w:p>
    <w:p w14:paraId="6F1BF36A"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 while (choice != 6);</w:t>
      </w:r>
    </w:p>
    <w:p w14:paraId="1E5611BC" w14:textId="77777777" w:rsidR="00291523" w:rsidRPr="00291523" w:rsidRDefault="00291523" w:rsidP="00291523">
      <w:pPr>
        <w:spacing w:line="360" w:lineRule="auto"/>
        <w:jc w:val="center"/>
        <w:rPr>
          <w:rFonts w:ascii="Times New Roman" w:hAnsi="Times New Roman" w:cs="Times New Roman"/>
          <w:b/>
          <w:bCs/>
          <w:sz w:val="28"/>
          <w:szCs w:val="28"/>
        </w:rPr>
      </w:pPr>
    </w:p>
    <w:p w14:paraId="66F3263F" w14:textId="77777777" w:rsidR="00291523"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 xml:space="preserve">    return 0;</w:t>
      </w:r>
    </w:p>
    <w:p w14:paraId="3ED0FE1B" w14:textId="190F2DA2" w:rsidR="00AE7170" w:rsidRPr="00291523" w:rsidRDefault="00291523" w:rsidP="00291523">
      <w:pPr>
        <w:spacing w:line="360" w:lineRule="auto"/>
        <w:jc w:val="center"/>
        <w:rPr>
          <w:rFonts w:ascii="Times New Roman" w:hAnsi="Times New Roman" w:cs="Times New Roman"/>
          <w:b/>
          <w:bCs/>
          <w:sz w:val="28"/>
          <w:szCs w:val="28"/>
        </w:rPr>
      </w:pPr>
      <w:r w:rsidRPr="00291523">
        <w:rPr>
          <w:rFonts w:ascii="Times New Roman" w:hAnsi="Times New Roman" w:cs="Times New Roman"/>
          <w:b/>
          <w:bCs/>
          <w:sz w:val="28"/>
          <w:szCs w:val="28"/>
        </w:rPr>
        <w:t>}</w:t>
      </w:r>
    </w:p>
    <w:p w14:paraId="133781B8" w14:textId="77777777" w:rsidR="00AE7170" w:rsidRDefault="00AE7170" w:rsidP="00341BD6">
      <w:pPr>
        <w:spacing w:line="360" w:lineRule="auto"/>
        <w:jc w:val="center"/>
        <w:rPr>
          <w:rFonts w:ascii="Times New Roman" w:hAnsi="Times New Roman" w:cs="Times New Roman"/>
          <w:b/>
          <w:bCs/>
          <w:sz w:val="36"/>
          <w:szCs w:val="36"/>
        </w:rPr>
      </w:pPr>
    </w:p>
    <w:p w14:paraId="44BBBDC5" w14:textId="77777777" w:rsidR="00AE7170" w:rsidRDefault="00AE7170" w:rsidP="00341BD6">
      <w:pPr>
        <w:spacing w:line="360" w:lineRule="auto"/>
        <w:jc w:val="center"/>
        <w:rPr>
          <w:rFonts w:ascii="Times New Roman" w:hAnsi="Times New Roman" w:cs="Times New Roman"/>
          <w:b/>
          <w:bCs/>
          <w:sz w:val="36"/>
          <w:szCs w:val="36"/>
        </w:rPr>
      </w:pPr>
    </w:p>
    <w:p w14:paraId="57661CA5" w14:textId="77777777" w:rsidR="00AE7170" w:rsidRDefault="00AE7170" w:rsidP="00341BD6">
      <w:pPr>
        <w:spacing w:line="360" w:lineRule="auto"/>
        <w:jc w:val="center"/>
        <w:rPr>
          <w:rFonts w:ascii="Times New Roman" w:hAnsi="Times New Roman" w:cs="Times New Roman"/>
          <w:b/>
          <w:bCs/>
          <w:sz w:val="36"/>
          <w:szCs w:val="36"/>
        </w:rPr>
      </w:pPr>
    </w:p>
    <w:p w14:paraId="712AB0F2" w14:textId="77777777" w:rsidR="00AE7170" w:rsidRDefault="00AE7170" w:rsidP="00341BD6">
      <w:pPr>
        <w:spacing w:line="360" w:lineRule="auto"/>
        <w:jc w:val="center"/>
        <w:rPr>
          <w:rFonts w:ascii="Times New Roman" w:hAnsi="Times New Roman" w:cs="Times New Roman"/>
          <w:b/>
          <w:bCs/>
          <w:sz w:val="36"/>
          <w:szCs w:val="36"/>
        </w:rPr>
      </w:pPr>
    </w:p>
    <w:p w14:paraId="7A7D74E7" w14:textId="77777777" w:rsidR="00AE7170" w:rsidRDefault="00AE7170" w:rsidP="00341BD6">
      <w:pPr>
        <w:spacing w:line="360" w:lineRule="auto"/>
        <w:jc w:val="center"/>
        <w:rPr>
          <w:rFonts w:ascii="Times New Roman" w:hAnsi="Times New Roman" w:cs="Times New Roman"/>
          <w:b/>
          <w:bCs/>
          <w:sz w:val="36"/>
          <w:szCs w:val="36"/>
        </w:rPr>
      </w:pPr>
    </w:p>
    <w:p w14:paraId="606C79AB" w14:textId="77777777" w:rsidR="00AE7170" w:rsidRDefault="00AE7170" w:rsidP="00341BD6">
      <w:pPr>
        <w:spacing w:line="360" w:lineRule="auto"/>
        <w:jc w:val="center"/>
        <w:rPr>
          <w:rFonts w:ascii="Times New Roman" w:hAnsi="Times New Roman" w:cs="Times New Roman"/>
          <w:b/>
          <w:bCs/>
          <w:sz w:val="36"/>
          <w:szCs w:val="36"/>
        </w:rPr>
      </w:pPr>
    </w:p>
    <w:p w14:paraId="44618E56" w14:textId="77777777" w:rsidR="00AE7170" w:rsidRDefault="00AE7170" w:rsidP="00341BD6">
      <w:pPr>
        <w:spacing w:line="360" w:lineRule="auto"/>
        <w:jc w:val="center"/>
        <w:rPr>
          <w:rFonts w:ascii="Times New Roman" w:hAnsi="Times New Roman" w:cs="Times New Roman"/>
          <w:b/>
          <w:bCs/>
          <w:sz w:val="36"/>
          <w:szCs w:val="36"/>
        </w:rPr>
      </w:pPr>
    </w:p>
    <w:p w14:paraId="6B4E1C2C" w14:textId="77777777" w:rsidR="00AE7170" w:rsidRDefault="00AE7170" w:rsidP="00341BD6">
      <w:pPr>
        <w:spacing w:line="360" w:lineRule="auto"/>
        <w:jc w:val="center"/>
        <w:rPr>
          <w:rFonts w:ascii="Times New Roman" w:hAnsi="Times New Roman" w:cs="Times New Roman"/>
          <w:b/>
          <w:bCs/>
          <w:sz w:val="36"/>
          <w:szCs w:val="36"/>
        </w:rPr>
      </w:pPr>
    </w:p>
    <w:p w14:paraId="27A2C41E" w14:textId="77777777" w:rsidR="00AE7170" w:rsidRDefault="00AE7170" w:rsidP="00341BD6">
      <w:pPr>
        <w:spacing w:line="360" w:lineRule="auto"/>
        <w:jc w:val="center"/>
        <w:rPr>
          <w:rFonts w:ascii="Times New Roman" w:hAnsi="Times New Roman" w:cs="Times New Roman"/>
          <w:b/>
          <w:bCs/>
          <w:sz w:val="36"/>
          <w:szCs w:val="36"/>
        </w:rPr>
      </w:pPr>
    </w:p>
    <w:p w14:paraId="0884A628" w14:textId="77777777" w:rsidR="00AE7170" w:rsidRDefault="00AE7170" w:rsidP="00341BD6">
      <w:pPr>
        <w:spacing w:line="360" w:lineRule="auto"/>
        <w:jc w:val="center"/>
        <w:rPr>
          <w:rFonts w:ascii="Times New Roman" w:hAnsi="Times New Roman" w:cs="Times New Roman"/>
          <w:b/>
          <w:bCs/>
          <w:sz w:val="36"/>
          <w:szCs w:val="36"/>
        </w:rPr>
      </w:pPr>
    </w:p>
    <w:p w14:paraId="2EF28A2B" w14:textId="77777777" w:rsidR="00AE7170" w:rsidRDefault="00AE7170" w:rsidP="00341BD6">
      <w:pPr>
        <w:spacing w:line="360" w:lineRule="auto"/>
        <w:jc w:val="center"/>
        <w:rPr>
          <w:rFonts w:ascii="Times New Roman" w:hAnsi="Times New Roman" w:cs="Times New Roman"/>
          <w:b/>
          <w:bCs/>
          <w:sz w:val="36"/>
          <w:szCs w:val="36"/>
        </w:rPr>
      </w:pPr>
    </w:p>
    <w:p w14:paraId="2F374930" w14:textId="77777777" w:rsidR="00AE7170" w:rsidRDefault="00AE7170" w:rsidP="00341BD6">
      <w:pPr>
        <w:spacing w:line="360" w:lineRule="auto"/>
        <w:jc w:val="center"/>
        <w:rPr>
          <w:rFonts w:ascii="Times New Roman" w:hAnsi="Times New Roman" w:cs="Times New Roman"/>
          <w:b/>
          <w:bCs/>
          <w:sz w:val="36"/>
          <w:szCs w:val="36"/>
        </w:rPr>
      </w:pPr>
    </w:p>
    <w:p w14:paraId="453AA65F" w14:textId="77777777" w:rsidR="00AE7170" w:rsidRDefault="00AE7170" w:rsidP="00341BD6">
      <w:pPr>
        <w:spacing w:line="360" w:lineRule="auto"/>
        <w:jc w:val="center"/>
        <w:rPr>
          <w:rFonts w:ascii="Times New Roman" w:hAnsi="Times New Roman" w:cs="Times New Roman"/>
          <w:b/>
          <w:bCs/>
          <w:sz w:val="36"/>
          <w:szCs w:val="36"/>
        </w:rPr>
      </w:pPr>
    </w:p>
    <w:p w14:paraId="7954336F" w14:textId="77777777" w:rsidR="00AE7170" w:rsidRDefault="00AE7170" w:rsidP="00341BD6">
      <w:pPr>
        <w:spacing w:line="360" w:lineRule="auto"/>
        <w:jc w:val="center"/>
        <w:rPr>
          <w:rFonts w:ascii="Times New Roman" w:hAnsi="Times New Roman" w:cs="Times New Roman"/>
          <w:b/>
          <w:bCs/>
          <w:sz w:val="36"/>
          <w:szCs w:val="36"/>
        </w:rPr>
      </w:pPr>
    </w:p>
    <w:p w14:paraId="4833D7BA" w14:textId="70A889DC" w:rsidR="005B3CA0" w:rsidRDefault="00056CCF" w:rsidP="00773E85">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OUTPUT</w:t>
      </w:r>
      <w:r w:rsidR="009E6BDE">
        <w:rPr>
          <w:rFonts w:ascii="Times New Roman" w:hAnsi="Times New Roman" w:cs="Times New Roman"/>
          <w:b/>
          <w:bCs/>
          <w:sz w:val="36"/>
          <w:szCs w:val="36"/>
        </w:rPr>
        <w:t>:</w:t>
      </w:r>
    </w:p>
    <w:p w14:paraId="467E731A" w14:textId="01D7852A" w:rsidR="009E6BDE" w:rsidRPr="009E6BDE" w:rsidRDefault="009E6BDE" w:rsidP="009E6BDE">
      <w:pPr>
        <w:spacing w:line="360" w:lineRule="auto"/>
        <w:rPr>
          <w:rFonts w:ascii="Times New Roman" w:hAnsi="Times New Roman" w:cs="Times New Roman"/>
          <w:b/>
          <w:bCs/>
          <w:sz w:val="36"/>
          <w:szCs w:val="36"/>
        </w:rPr>
      </w:pPr>
      <w:r w:rsidRPr="009E6BDE">
        <w:rPr>
          <w:rFonts w:ascii="Times New Roman" w:hAnsi="Times New Roman" w:cs="Times New Roman"/>
          <w:b/>
          <w:bCs/>
          <w:noProof/>
          <w:sz w:val="36"/>
          <w:szCs w:val="36"/>
        </w:rPr>
        <w:drawing>
          <wp:inline distT="0" distB="0" distL="0" distR="0" wp14:anchorId="07E0648F" wp14:editId="4C4EB08A">
            <wp:extent cx="5731510" cy="4865370"/>
            <wp:effectExtent l="0" t="0" r="2540" b="0"/>
            <wp:docPr id="120007575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865370"/>
                    </a:xfrm>
                    <a:prstGeom prst="rect">
                      <a:avLst/>
                    </a:prstGeom>
                    <a:noFill/>
                    <a:ln>
                      <a:noFill/>
                    </a:ln>
                  </pic:spPr>
                </pic:pic>
              </a:graphicData>
            </a:graphic>
          </wp:inline>
        </w:drawing>
      </w:r>
    </w:p>
    <w:p w14:paraId="05FF676A" w14:textId="5FA160DC" w:rsidR="00611D8B" w:rsidRPr="00611D8B" w:rsidRDefault="00611D8B" w:rsidP="00611D8B">
      <w:pPr>
        <w:spacing w:line="360" w:lineRule="auto"/>
        <w:rPr>
          <w:rFonts w:ascii="Times New Roman" w:hAnsi="Times New Roman" w:cs="Times New Roman"/>
          <w:b/>
          <w:bCs/>
          <w:sz w:val="36"/>
          <w:szCs w:val="36"/>
        </w:rPr>
      </w:pPr>
      <w:r w:rsidRPr="00611D8B">
        <w:rPr>
          <w:rFonts w:ascii="Times New Roman" w:hAnsi="Times New Roman" w:cs="Times New Roman"/>
          <w:b/>
          <w:bCs/>
          <w:noProof/>
          <w:sz w:val="36"/>
          <w:szCs w:val="36"/>
        </w:rPr>
        <w:lastRenderedPageBreak/>
        <w:drawing>
          <wp:inline distT="0" distB="0" distL="0" distR="0" wp14:anchorId="1EF3B1F9" wp14:editId="5A112ABC">
            <wp:extent cx="5731510" cy="7147560"/>
            <wp:effectExtent l="0" t="0" r="2540" b="0"/>
            <wp:docPr id="192836376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147560"/>
                    </a:xfrm>
                    <a:prstGeom prst="rect">
                      <a:avLst/>
                    </a:prstGeom>
                    <a:noFill/>
                    <a:ln>
                      <a:noFill/>
                    </a:ln>
                  </pic:spPr>
                </pic:pic>
              </a:graphicData>
            </a:graphic>
          </wp:inline>
        </w:drawing>
      </w:r>
    </w:p>
    <w:p w14:paraId="3F2BB087" w14:textId="2ACA3BB8" w:rsidR="00611D8B" w:rsidRPr="00611D8B" w:rsidRDefault="00611D8B" w:rsidP="00611D8B">
      <w:pPr>
        <w:spacing w:line="360" w:lineRule="auto"/>
        <w:rPr>
          <w:rFonts w:ascii="Times New Roman" w:hAnsi="Times New Roman" w:cs="Times New Roman"/>
          <w:b/>
          <w:bCs/>
          <w:sz w:val="36"/>
          <w:szCs w:val="36"/>
        </w:rPr>
      </w:pPr>
      <w:r w:rsidRPr="00611D8B">
        <w:rPr>
          <w:rFonts w:ascii="Times New Roman" w:hAnsi="Times New Roman" w:cs="Times New Roman"/>
          <w:b/>
          <w:bCs/>
          <w:noProof/>
          <w:sz w:val="36"/>
          <w:szCs w:val="36"/>
        </w:rPr>
        <w:lastRenderedPageBreak/>
        <w:drawing>
          <wp:inline distT="0" distB="0" distL="0" distR="0" wp14:anchorId="53E2CEFD" wp14:editId="634009F1">
            <wp:extent cx="5731510" cy="5996940"/>
            <wp:effectExtent l="0" t="0" r="2540" b="3810"/>
            <wp:docPr id="169940051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996940"/>
                    </a:xfrm>
                    <a:prstGeom prst="rect">
                      <a:avLst/>
                    </a:prstGeom>
                    <a:noFill/>
                    <a:ln>
                      <a:noFill/>
                    </a:ln>
                  </pic:spPr>
                </pic:pic>
              </a:graphicData>
            </a:graphic>
          </wp:inline>
        </w:drawing>
      </w:r>
    </w:p>
    <w:p w14:paraId="5D3977C7" w14:textId="52A239B6" w:rsidR="009E6BDE" w:rsidRPr="009E6BDE" w:rsidRDefault="009E6BDE" w:rsidP="009E6BDE">
      <w:pPr>
        <w:spacing w:line="360" w:lineRule="auto"/>
        <w:rPr>
          <w:rFonts w:ascii="Times New Roman" w:hAnsi="Times New Roman" w:cs="Times New Roman"/>
          <w:b/>
          <w:bCs/>
          <w:sz w:val="36"/>
          <w:szCs w:val="36"/>
        </w:rPr>
      </w:pPr>
    </w:p>
    <w:p w14:paraId="61BA983C" w14:textId="77777777" w:rsidR="009E6BDE" w:rsidRDefault="009E6BDE" w:rsidP="00773E85">
      <w:pPr>
        <w:spacing w:line="360" w:lineRule="auto"/>
        <w:rPr>
          <w:rFonts w:ascii="Times New Roman" w:hAnsi="Times New Roman" w:cs="Times New Roman"/>
          <w:b/>
          <w:bCs/>
          <w:sz w:val="36"/>
          <w:szCs w:val="36"/>
        </w:rPr>
      </w:pPr>
    </w:p>
    <w:p w14:paraId="640BCEF8" w14:textId="77777777" w:rsidR="005B3CA0" w:rsidRDefault="005B3CA0" w:rsidP="005B3CA0">
      <w:pPr>
        <w:spacing w:line="360" w:lineRule="auto"/>
        <w:jc w:val="center"/>
        <w:rPr>
          <w:rFonts w:ascii="Times New Roman" w:hAnsi="Times New Roman" w:cs="Times New Roman"/>
          <w:b/>
          <w:bCs/>
          <w:sz w:val="36"/>
          <w:szCs w:val="36"/>
        </w:rPr>
      </w:pPr>
    </w:p>
    <w:p w14:paraId="62C04E1C" w14:textId="77777777" w:rsidR="005B3CA0" w:rsidRDefault="005B3CA0" w:rsidP="005B3CA0">
      <w:pPr>
        <w:spacing w:line="360" w:lineRule="auto"/>
        <w:jc w:val="center"/>
        <w:rPr>
          <w:rFonts w:ascii="Times New Roman" w:hAnsi="Times New Roman" w:cs="Times New Roman"/>
          <w:b/>
          <w:bCs/>
          <w:sz w:val="36"/>
          <w:szCs w:val="36"/>
        </w:rPr>
      </w:pPr>
    </w:p>
    <w:p w14:paraId="12D6ED52" w14:textId="77777777" w:rsidR="00E217C4" w:rsidRDefault="00E217C4" w:rsidP="00E217C4">
      <w:pPr>
        <w:spacing w:line="360" w:lineRule="auto"/>
        <w:rPr>
          <w:rFonts w:ascii="Times New Roman" w:hAnsi="Times New Roman" w:cs="Times New Roman"/>
          <w:b/>
          <w:bCs/>
          <w:sz w:val="36"/>
          <w:szCs w:val="36"/>
        </w:rPr>
      </w:pPr>
    </w:p>
    <w:p w14:paraId="336A075D" w14:textId="02585C3B" w:rsidR="00722B22" w:rsidRDefault="00341BD6" w:rsidP="00E217C4">
      <w:pPr>
        <w:spacing w:line="360" w:lineRule="auto"/>
        <w:rPr>
          <w:rFonts w:ascii="Times New Roman" w:hAnsi="Times New Roman" w:cs="Times New Roman"/>
          <w:b/>
          <w:bCs/>
          <w:sz w:val="36"/>
          <w:szCs w:val="36"/>
        </w:rPr>
      </w:pPr>
      <w:r w:rsidRPr="00341BD6">
        <w:rPr>
          <w:rFonts w:ascii="Times New Roman" w:hAnsi="Times New Roman" w:cs="Times New Roman"/>
          <w:b/>
          <w:bCs/>
          <w:sz w:val="36"/>
          <w:szCs w:val="36"/>
        </w:rPr>
        <w:lastRenderedPageBreak/>
        <w:t>BIBLIOGRAPHY</w:t>
      </w:r>
    </w:p>
    <w:p w14:paraId="4A8CBCA1" w14:textId="0FE089D3" w:rsidR="00341BD6" w:rsidRPr="00341BD6" w:rsidRDefault="00D924E9" w:rsidP="00341BD6">
      <w:pPr>
        <w:spacing w:line="360" w:lineRule="auto"/>
        <w:rPr>
          <w:rFonts w:ascii="Times New Roman" w:hAnsi="Times New Roman" w:cs="Times New Roman"/>
          <w:sz w:val="24"/>
          <w:szCs w:val="24"/>
        </w:rPr>
      </w:pPr>
      <w:r>
        <w:rPr>
          <w:rFonts w:ascii="Times New Roman" w:hAnsi="Times New Roman" w:cs="Times New Roman"/>
          <w:sz w:val="24"/>
          <w:szCs w:val="24"/>
        </w:rPr>
        <w:t>1.</w:t>
      </w:r>
      <w:r w:rsidR="00341BD6">
        <w:rPr>
          <w:rFonts w:ascii="Times New Roman" w:hAnsi="Times New Roman" w:cs="Times New Roman"/>
          <w:sz w:val="24"/>
          <w:szCs w:val="24"/>
        </w:rPr>
        <w:t xml:space="preserve"> </w:t>
      </w:r>
      <w:r w:rsidR="00341BD6" w:rsidRPr="00341BD6">
        <w:rPr>
          <w:rFonts w:ascii="Times New Roman" w:hAnsi="Times New Roman" w:cs="Times New Roman"/>
          <w:sz w:val="24"/>
          <w:szCs w:val="24"/>
        </w:rPr>
        <w:t>B</w:t>
      </w:r>
      <w:r w:rsidR="00341BD6">
        <w:rPr>
          <w:rFonts w:ascii="Times New Roman" w:hAnsi="Times New Roman" w:cs="Times New Roman"/>
          <w:sz w:val="24"/>
          <w:szCs w:val="24"/>
        </w:rPr>
        <w:t>alagurusamy</w:t>
      </w:r>
      <w:r w:rsidR="00341BD6" w:rsidRPr="00341BD6">
        <w:rPr>
          <w:rFonts w:ascii="Times New Roman" w:hAnsi="Times New Roman" w:cs="Times New Roman"/>
          <w:sz w:val="24"/>
          <w:szCs w:val="24"/>
        </w:rPr>
        <w:t xml:space="preserve">, E. Programming in ANSI C++, Mc Graw Hill Education </w:t>
      </w:r>
    </w:p>
    <w:p w14:paraId="7EB5E52B" w14:textId="35264048" w:rsidR="000019BB" w:rsidRDefault="00D924E9" w:rsidP="007D0841">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hyperlink r:id="rId15" w:history="1">
        <w:r w:rsidRPr="00096D44">
          <w:rPr>
            <w:rStyle w:val="Hyperlink"/>
            <w:rFonts w:ascii="Times New Roman" w:hAnsi="Times New Roman" w:cs="Times New Roman"/>
            <w:sz w:val="24"/>
            <w:szCs w:val="24"/>
          </w:rPr>
          <w:t>https://www.codewithc.com</w:t>
        </w:r>
      </w:hyperlink>
    </w:p>
    <w:p w14:paraId="27BE02EE" w14:textId="4BD0C918" w:rsidR="00907520" w:rsidRDefault="00D924E9" w:rsidP="007D0841">
      <w:pPr>
        <w:spacing w:line="360" w:lineRule="auto"/>
      </w:pPr>
      <w:r>
        <w:rPr>
          <w:rFonts w:ascii="Times New Roman" w:hAnsi="Times New Roman" w:cs="Times New Roman"/>
          <w:sz w:val="24"/>
          <w:szCs w:val="24"/>
        </w:rPr>
        <w:t xml:space="preserve">3. </w:t>
      </w:r>
      <w:hyperlink r:id="rId16" w:history="1">
        <w:r w:rsidR="002D1007" w:rsidRPr="00096D44">
          <w:rPr>
            <w:rStyle w:val="Hyperlink"/>
            <w:rFonts w:ascii="Times New Roman" w:hAnsi="Times New Roman" w:cs="Times New Roman"/>
            <w:sz w:val="24"/>
            <w:szCs w:val="24"/>
          </w:rPr>
          <w:t>https://www.mygreatlearning.com</w:t>
        </w:r>
      </w:hyperlink>
    </w:p>
    <w:p w14:paraId="0E9435DA" w14:textId="3541AF78" w:rsidR="00907520" w:rsidRDefault="00907520"/>
    <w:sectPr w:rsidR="00907520" w:rsidSect="00A57792">
      <w:footerReference w:type="default" r:id="rId17"/>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7E2E7" w14:textId="77777777" w:rsidR="002D2FDD" w:rsidRDefault="002D2FDD" w:rsidP="00CE3513">
      <w:pPr>
        <w:spacing w:after="0" w:line="240" w:lineRule="auto"/>
      </w:pPr>
      <w:r>
        <w:separator/>
      </w:r>
    </w:p>
  </w:endnote>
  <w:endnote w:type="continuationSeparator" w:id="0">
    <w:p w14:paraId="16D7F16D" w14:textId="77777777" w:rsidR="002D2FDD" w:rsidRDefault="002D2FDD" w:rsidP="00CE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277874"/>
      <w:docPartObj>
        <w:docPartGallery w:val="Page Numbers (Bottom of Page)"/>
        <w:docPartUnique/>
      </w:docPartObj>
    </w:sdtPr>
    <w:sdtEndPr>
      <w:rPr>
        <w:noProof/>
      </w:rPr>
    </w:sdtEndPr>
    <w:sdtContent>
      <w:p w14:paraId="432EBDF6" w14:textId="3A317807" w:rsidR="00A57792" w:rsidRDefault="00A577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9A92" w14:textId="1B122C39" w:rsidR="00CC1321" w:rsidRPr="0055233D" w:rsidRDefault="00CC1321" w:rsidP="0055233D">
    <w:pPr>
      <w:pStyle w:val="Footer"/>
      <w:rPr>
        <w:caps/>
        <w:noProof/>
        <w:color w:val="4472C4" w:themeColor="accent1"/>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97132"/>
      <w:docPartObj>
        <w:docPartGallery w:val="Page Numbers (Bottom of Page)"/>
        <w:docPartUnique/>
      </w:docPartObj>
    </w:sdtPr>
    <w:sdtEndPr>
      <w:rPr>
        <w:noProof/>
      </w:rPr>
    </w:sdtEndPr>
    <w:sdtContent>
      <w:p w14:paraId="63EC6D0D" w14:textId="77777777" w:rsidR="00A57792" w:rsidRDefault="00A577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207347" w14:textId="77777777" w:rsidR="00A57792" w:rsidRPr="0055233D" w:rsidRDefault="00A57792" w:rsidP="0055233D">
    <w:pPr>
      <w:pStyle w:val="Footer"/>
      <w:rPr>
        <w:caps/>
        <w:noProof/>
        <w:color w:val="4472C4"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7DB8A" w14:textId="77777777" w:rsidR="002D2FDD" w:rsidRDefault="002D2FDD" w:rsidP="00CE3513">
      <w:pPr>
        <w:spacing w:after="0" w:line="240" w:lineRule="auto"/>
      </w:pPr>
      <w:r>
        <w:separator/>
      </w:r>
    </w:p>
  </w:footnote>
  <w:footnote w:type="continuationSeparator" w:id="0">
    <w:p w14:paraId="2C99215A" w14:textId="77777777" w:rsidR="002D2FDD" w:rsidRDefault="002D2FDD" w:rsidP="00CE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8409" w14:textId="63D688BD" w:rsidR="00A274F0" w:rsidRPr="00AB4162" w:rsidRDefault="00A274F0" w:rsidP="00AB4162">
    <w:pPr>
      <w:pStyle w:val="Header"/>
      <w:jc w:val="center"/>
      <w:rPr>
        <w:rFonts w:ascii="Times New Roman" w:hAnsi="Times New Roman" w:cs="Times New Roman"/>
        <w:b/>
        <w:bCs/>
        <w:sz w:val="36"/>
        <w:szCs w:val="3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855"/>
    <w:multiLevelType w:val="hybridMultilevel"/>
    <w:tmpl w:val="7116FB6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6F5655"/>
    <w:multiLevelType w:val="multilevel"/>
    <w:tmpl w:val="9D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83761"/>
    <w:multiLevelType w:val="hybridMultilevel"/>
    <w:tmpl w:val="728CE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E730C7"/>
    <w:multiLevelType w:val="multilevel"/>
    <w:tmpl w:val="6A5E263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1423A87"/>
    <w:multiLevelType w:val="multilevel"/>
    <w:tmpl w:val="10F03958"/>
    <w:lvl w:ilvl="0">
      <w:start w:val="1"/>
      <w:numFmt w:val="bullet"/>
      <w:lvlText w:val=""/>
      <w:lvlJc w:val="left"/>
      <w:pPr>
        <w:tabs>
          <w:tab w:val="num" w:pos="360"/>
        </w:tabs>
        <w:ind w:left="360" w:hanging="360"/>
      </w:pPr>
      <w:rPr>
        <w:rFonts w:ascii="Symbol" w:hAnsi="Symbol"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71C154E"/>
    <w:multiLevelType w:val="multilevel"/>
    <w:tmpl w:val="133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D3046"/>
    <w:multiLevelType w:val="hybridMultilevel"/>
    <w:tmpl w:val="BD76E848"/>
    <w:lvl w:ilvl="0" w:tplc="32F6757E">
      <w:start w:val="1"/>
      <w:numFmt w:val="decimal"/>
      <w:lvlText w:val="%1-"/>
      <w:lvlJc w:val="left"/>
      <w:pPr>
        <w:ind w:left="3080" w:hanging="360"/>
      </w:pPr>
      <w:rPr>
        <w:rFonts w:hint="default"/>
      </w:rPr>
    </w:lvl>
    <w:lvl w:ilvl="1" w:tplc="40090019" w:tentative="1">
      <w:start w:val="1"/>
      <w:numFmt w:val="lowerLetter"/>
      <w:lvlText w:val="%2."/>
      <w:lvlJc w:val="left"/>
      <w:pPr>
        <w:ind w:left="3800" w:hanging="360"/>
      </w:pPr>
    </w:lvl>
    <w:lvl w:ilvl="2" w:tplc="4009001B" w:tentative="1">
      <w:start w:val="1"/>
      <w:numFmt w:val="lowerRoman"/>
      <w:lvlText w:val="%3."/>
      <w:lvlJc w:val="right"/>
      <w:pPr>
        <w:ind w:left="4520" w:hanging="180"/>
      </w:pPr>
    </w:lvl>
    <w:lvl w:ilvl="3" w:tplc="4009000F" w:tentative="1">
      <w:start w:val="1"/>
      <w:numFmt w:val="decimal"/>
      <w:lvlText w:val="%4."/>
      <w:lvlJc w:val="left"/>
      <w:pPr>
        <w:ind w:left="5240" w:hanging="360"/>
      </w:pPr>
    </w:lvl>
    <w:lvl w:ilvl="4" w:tplc="40090019" w:tentative="1">
      <w:start w:val="1"/>
      <w:numFmt w:val="lowerLetter"/>
      <w:lvlText w:val="%5."/>
      <w:lvlJc w:val="left"/>
      <w:pPr>
        <w:ind w:left="5960" w:hanging="360"/>
      </w:pPr>
    </w:lvl>
    <w:lvl w:ilvl="5" w:tplc="4009001B" w:tentative="1">
      <w:start w:val="1"/>
      <w:numFmt w:val="lowerRoman"/>
      <w:lvlText w:val="%6."/>
      <w:lvlJc w:val="right"/>
      <w:pPr>
        <w:ind w:left="6680" w:hanging="180"/>
      </w:pPr>
    </w:lvl>
    <w:lvl w:ilvl="6" w:tplc="4009000F" w:tentative="1">
      <w:start w:val="1"/>
      <w:numFmt w:val="decimal"/>
      <w:lvlText w:val="%7."/>
      <w:lvlJc w:val="left"/>
      <w:pPr>
        <w:ind w:left="7400" w:hanging="360"/>
      </w:pPr>
    </w:lvl>
    <w:lvl w:ilvl="7" w:tplc="40090019" w:tentative="1">
      <w:start w:val="1"/>
      <w:numFmt w:val="lowerLetter"/>
      <w:lvlText w:val="%8."/>
      <w:lvlJc w:val="left"/>
      <w:pPr>
        <w:ind w:left="8120" w:hanging="360"/>
      </w:pPr>
    </w:lvl>
    <w:lvl w:ilvl="8" w:tplc="4009001B" w:tentative="1">
      <w:start w:val="1"/>
      <w:numFmt w:val="lowerRoman"/>
      <w:lvlText w:val="%9."/>
      <w:lvlJc w:val="right"/>
      <w:pPr>
        <w:ind w:left="8840" w:hanging="180"/>
      </w:pPr>
    </w:lvl>
  </w:abstractNum>
  <w:abstractNum w:abstractNumId="7" w15:restartNumberingAfterBreak="0">
    <w:nsid w:val="6A871B08"/>
    <w:multiLevelType w:val="multilevel"/>
    <w:tmpl w:val="6F848AB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0A12C78"/>
    <w:multiLevelType w:val="multilevel"/>
    <w:tmpl w:val="50CC1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560D61"/>
    <w:multiLevelType w:val="multilevel"/>
    <w:tmpl w:val="889C3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460386">
    <w:abstractNumId w:val="3"/>
  </w:num>
  <w:num w:numId="2" w16cid:durableId="2114932005">
    <w:abstractNumId w:val="7"/>
  </w:num>
  <w:num w:numId="3" w16cid:durableId="1674993042">
    <w:abstractNumId w:val="4"/>
  </w:num>
  <w:num w:numId="4" w16cid:durableId="1424956595">
    <w:abstractNumId w:val="2"/>
  </w:num>
  <w:num w:numId="5" w16cid:durableId="1097213536">
    <w:abstractNumId w:val="9"/>
  </w:num>
  <w:num w:numId="6" w16cid:durableId="2022970921">
    <w:abstractNumId w:val="8"/>
  </w:num>
  <w:num w:numId="7" w16cid:durableId="843276761">
    <w:abstractNumId w:val="5"/>
  </w:num>
  <w:num w:numId="8" w16cid:durableId="1220635434">
    <w:abstractNumId w:val="1"/>
  </w:num>
  <w:num w:numId="9" w16cid:durableId="1915160367">
    <w:abstractNumId w:val="0"/>
  </w:num>
  <w:num w:numId="10" w16cid:durableId="1378316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90"/>
    <w:rsid w:val="000019BB"/>
    <w:rsid w:val="00005171"/>
    <w:rsid w:val="00006B69"/>
    <w:rsid w:val="0000739E"/>
    <w:rsid w:val="0001222F"/>
    <w:rsid w:val="00012E90"/>
    <w:rsid w:val="000217C3"/>
    <w:rsid w:val="000243ED"/>
    <w:rsid w:val="00027AC3"/>
    <w:rsid w:val="0003164F"/>
    <w:rsid w:val="0003661A"/>
    <w:rsid w:val="0004180E"/>
    <w:rsid w:val="00046F01"/>
    <w:rsid w:val="000502C6"/>
    <w:rsid w:val="00056CCF"/>
    <w:rsid w:val="0006507E"/>
    <w:rsid w:val="00072D53"/>
    <w:rsid w:val="00077514"/>
    <w:rsid w:val="00084BDF"/>
    <w:rsid w:val="00092D53"/>
    <w:rsid w:val="000A0BEB"/>
    <w:rsid w:val="000A576D"/>
    <w:rsid w:val="000A67FC"/>
    <w:rsid w:val="000A7CEB"/>
    <w:rsid w:val="000B1833"/>
    <w:rsid w:val="000B1AB2"/>
    <w:rsid w:val="000B4059"/>
    <w:rsid w:val="000C17C1"/>
    <w:rsid w:val="000C5500"/>
    <w:rsid w:val="000C683F"/>
    <w:rsid w:val="000E005D"/>
    <w:rsid w:val="000E1394"/>
    <w:rsid w:val="000F3118"/>
    <w:rsid w:val="000F3975"/>
    <w:rsid w:val="000F64E3"/>
    <w:rsid w:val="000F7639"/>
    <w:rsid w:val="000F7A44"/>
    <w:rsid w:val="00105279"/>
    <w:rsid w:val="00106F3D"/>
    <w:rsid w:val="00117C04"/>
    <w:rsid w:val="00121BCC"/>
    <w:rsid w:val="001240DE"/>
    <w:rsid w:val="00124A29"/>
    <w:rsid w:val="001259DC"/>
    <w:rsid w:val="00126158"/>
    <w:rsid w:val="001344C9"/>
    <w:rsid w:val="001537D5"/>
    <w:rsid w:val="00172522"/>
    <w:rsid w:val="00172CD1"/>
    <w:rsid w:val="00183B8C"/>
    <w:rsid w:val="00192F94"/>
    <w:rsid w:val="001A4BA7"/>
    <w:rsid w:val="001B012D"/>
    <w:rsid w:val="001B45BA"/>
    <w:rsid w:val="001B69F8"/>
    <w:rsid w:val="001C137E"/>
    <w:rsid w:val="001C79B1"/>
    <w:rsid w:val="001D14B0"/>
    <w:rsid w:val="001F203F"/>
    <w:rsid w:val="001F33B6"/>
    <w:rsid w:val="001F55CF"/>
    <w:rsid w:val="001F7597"/>
    <w:rsid w:val="00201D94"/>
    <w:rsid w:val="00206547"/>
    <w:rsid w:val="002125A0"/>
    <w:rsid w:val="002147DD"/>
    <w:rsid w:val="00216016"/>
    <w:rsid w:val="002172B9"/>
    <w:rsid w:val="002174A2"/>
    <w:rsid w:val="0021754E"/>
    <w:rsid w:val="002205BA"/>
    <w:rsid w:val="00224E53"/>
    <w:rsid w:val="00226769"/>
    <w:rsid w:val="00233A88"/>
    <w:rsid w:val="00234807"/>
    <w:rsid w:val="00241A41"/>
    <w:rsid w:val="002450EA"/>
    <w:rsid w:val="002522AB"/>
    <w:rsid w:val="00260112"/>
    <w:rsid w:val="00267BA1"/>
    <w:rsid w:val="00270109"/>
    <w:rsid w:val="00272DA9"/>
    <w:rsid w:val="0027345E"/>
    <w:rsid w:val="00277EE1"/>
    <w:rsid w:val="00280F23"/>
    <w:rsid w:val="00281D16"/>
    <w:rsid w:val="00286F3F"/>
    <w:rsid w:val="00290631"/>
    <w:rsid w:val="00291523"/>
    <w:rsid w:val="00294962"/>
    <w:rsid w:val="002A0FBE"/>
    <w:rsid w:val="002A1A8D"/>
    <w:rsid w:val="002A2957"/>
    <w:rsid w:val="002A59CB"/>
    <w:rsid w:val="002A6DAE"/>
    <w:rsid w:val="002B171E"/>
    <w:rsid w:val="002B17EF"/>
    <w:rsid w:val="002B28B8"/>
    <w:rsid w:val="002C1FAF"/>
    <w:rsid w:val="002C2534"/>
    <w:rsid w:val="002C49BF"/>
    <w:rsid w:val="002D1007"/>
    <w:rsid w:val="002D1F94"/>
    <w:rsid w:val="002D2FDD"/>
    <w:rsid w:val="002E2685"/>
    <w:rsid w:val="002E7461"/>
    <w:rsid w:val="002F46B8"/>
    <w:rsid w:val="002F6BF1"/>
    <w:rsid w:val="002F7D94"/>
    <w:rsid w:val="0030034E"/>
    <w:rsid w:val="0030274F"/>
    <w:rsid w:val="00310AED"/>
    <w:rsid w:val="00314B89"/>
    <w:rsid w:val="00315568"/>
    <w:rsid w:val="00321581"/>
    <w:rsid w:val="00333F31"/>
    <w:rsid w:val="00337CB3"/>
    <w:rsid w:val="00341BD6"/>
    <w:rsid w:val="00346649"/>
    <w:rsid w:val="0035135F"/>
    <w:rsid w:val="00381A28"/>
    <w:rsid w:val="0038393F"/>
    <w:rsid w:val="00387C17"/>
    <w:rsid w:val="003A2202"/>
    <w:rsid w:val="003A3345"/>
    <w:rsid w:val="003A453C"/>
    <w:rsid w:val="003B3939"/>
    <w:rsid w:val="003B578F"/>
    <w:rsid w:val="003B63D7"/>
    <w:rsid w:val="003C0B2C"/>
    <w:rsid w:val="003D3F8D"/>
    <w:rsid w:val="003D4219"/>
    <w:rsid w:val="003E47D5"/>
    <w:rsid w:val="003E6960"/>
    <w:rsid w:val="003F1D98"/>
    <w:rsid w:val="003F338D"/>
    <w:rsid w:val="003F5BCF"/>
    <w:rsid w:val="0040385A"/>
    <w:rsid w:val="00412EBC"/>
    <w:rsid w:val="00413CF2"/>
    <w:rsid w:val="00414FAB"/>
    <w:rsid w:val="0041724C"/>
    <w:rsid w:val="00424D97"/>
    <w:rsid w:val="0042536E"/>
    <w:rsid w:val="004263BF"/>
    <w:rsid w:val="004277DF"/>
    <w:rsid w:val="00427FB2"/>
    <w:rsid w:val="00436093"/>
    <w:rsid w:val="00436D5E"/>
    <w:rsid w:val="0044169C"/>
    <w:rsid w:val="004538E7"/>
    <w:rsid w:val="004625C6"/>
    <w:rsid w:val="0047165B"/>
    <w:rsid w:val="004771BD"/>
    <w:rsid w:val="00477EDD"/>
    <w:rsid w:val="00481F7F"/>
    <w:rsid w:val="0048615D"/>
    <w:rsid w:val="0049267A"/>
    <w:rsid w:val="0049288E"/>
    <w:rsid w:val="00495C78"/>
    <w:rsid w:val="00495CB5"/>
    <w:rsid w:val="004A1D91"/>
    <w:rsid w:val="004A293A"/>
    <w:rsid w:val="004A7882"/>
    <w:rsid w:val="004B731C"/>
    <w:rsid w:val="004D197C"/>
    <w:rsid w:val="004D2372"/>
    <w:rsid w:val="004D6B56"/>
    <w:rsid w:val="004E0C50"/>
    <w:rsid w:val="004E5F79"/>
    <w:rsid w:val="004F78DB"/>
    <w:rsid w:val="00505270"/>
    <w:rsid w:val="00536F93"/>
    <w:rsid w:val="005423B3"/>
    <w:rsid w:val="00545E19"/>
    <w:rsid w:val="00547702"/>
    <w:rsid w:val="00550DBF"/>
    <w:rsid w:val="0055233D"/>
    <w:rsid w:val="005554C3"/>
    <w:rsid w:val="00564534"/>
    <w:rsid w:val="00564D7A"/>
    <w:rsid w:val="005679C6"/>
    <w:rsid w:val="00567ECA"/>
    <w:rsid w:val="005732EC"/>
    <w:rsid w:val="00574957"/>
    <w:rsid w:val="00583083"/>
    <w:rsid w:val="00585128"/>
    <w:rsid w:val="00587C4D"/>
    <w:rsid w:val="00590980"/>
    <w:rsid w:val="0059146C"/>
    <w:rsid w:val="0059199D"/>
    <w:rsid w:val="00596257"/>
    <w:rsid w:val="0059756C"/>
    <w:rsid w:val="005A2F1B"/>
    <w:rsid w:val="005A5BDE"/>
    <w:rsid w:val="005A7EC4"/>
    <w:rsid w:val="005B3CA0"/>
    <w:rsid w:val="005C07C2"/>
    <w:rsid w:val="005C3D01"/>
    <w:rsid w:val="005C648F"/>
    <w:rsid w:val="005D0E23"/>
    <w:rsid w:val="005E3ABD"/>
    <w:rsid w:val="005F1639"/>
    <w:rsid w:val="005F38E8"/>
    <w:rsid w:val="00604B03"/>
    <w:rsid w:val="00611D8B"/>
    <w:rsid w:val="006145E4"/>
    <w:rsid w:val="00627D19"/>
    <w:rsid w:val="00631C39"/>
    <w:rsid w:val="00634B6A"/>
    <w:rsid w:val="006370FE"/>
    <w:rsid w:val="00644419"/>
    <w:rsid w:val="006638B2"/>
    <w:rsid w:val="0067086E"/>
    <w:rsid w:val="00671EE8"/>
    <w:rsid w:val="00674C62"/>
    <w:rsid w:val="00675CD6"/>
    <w:rsid w:val="0068245C"/>
    <w:rsid w:val="00691718"/>
    <w:rsid w:val="00694FFF"/>
    <w:rsid w:val="00695C45"/>
    <w:rsid w:val="006A2BA2"/>
    <w:rsid w:val="006A4C8A"/>
    <w:rsid w:val="006A5584"/>
    <w:rsid w:val="006A5B5E"/>
    <w:rsid w:val="006A5CF9"/>
    <w:rsid w:val="006B03B0"/>
    <w:rsid w:val="006B209F"/>
    <w:rsid w:val="006B2653"/>
    <w:rsid w:val="006B6431"/>
    <w:rsid w:val="006B78C3"/>
    <w:rsid w:val="006C1373"/>
    <w:rsid w:val="006C537F"/>
    <w:rsid w:val="006C6FA4"/>
    <w:rsid w:val="006D54E8"/>
    <w:rsid w:val="006E50BC"/>
    <w:rsid w:val="006E57E9"/>
    <w:rsid w:val="006E5D72"/>
    <w:rsid w:val="006F4696"/>
    <w:rsid w:val="006F78C6"/>
    <w:rsid w:val="00701201"/>
    <w:rsid w:val="00704752"/>
    <w:rsid w:val="00720AD6"/>
    <w:rsid w:val="00722B22"/>
    <w:rsid w:val="00723A82"/>
    <w:rsid w:val="0073264E"/>
    <w:rsid w:val="00735D1E"/>
    <w:rsid w:val="00741243"/>
    <w:rsid w:val="00743B80"/>
    <w:rsid w:val="007509B4"/>
    <w:rsid w:val="0075501A"/>
    <w:rsid w:val="00755D8B"/>
    <w:rsid w:val="00757DEA"/>
    <w:rsid w:val="00763523"/>
    <w:rsid w:val="0077131E"/>
    <w:rsid w:val="00771CD4"/>
    <w:rsid w:val="007726CB"/>
    <w:rsid w:val="007729BF"/>
    <w:rsid w:val="00773E58"/>
    <w:rsid w:val="00773E85"/>
    <w:rsid w:val="00781DD8"/>
    <w:rsid w:val="00786DE9"/>
    <w:rsid w:val="007B1A8E"/>
    <w:rsid w:val="007B4EC7"/>
    <w:rsid w:val="007B5181"/>
    <w:rsid w:val="007B72C1"/>
    <w:rsid w:val="007C2782"/>
    <w:rsid w:val="007D0841"/>
    <w:rsid w:val="007D549E"/>
    <w:rsid w:val="007E431E"/>
    <w:rsid w:val="007E7401"/>
    <w:rsid w:val="007F17BC"/>
    <w:rsid w:val="00801236"/>
    <w:rsid w:val="00806271"/>
    <w:rsid w:val="0082295B"/>
    <w:rsid w:val="0082295D"/>
    <w:rsid w:val="008307DB"/>
    <w:rsid w:val="00832DC1"/>
    <w:rsid w:val="00833FA0"/>
    <w:rsid w:val="0084018A"/>
    <w:rsid w:val="0084092D"/>
    <w:rsid w:val="00840B4B"/>
    <w:rsid w:val="00843738"/>
    <w:rsid w:val="00844FB3"/>
    <w:rsid w:val="008543CF"/>
    <w:rsid w:val="00864837"/>
    <w:rsid w:val="00866BFE"/>
    <w:rsid w:val="008750E4"/>
    <w:rsid w:val="00882990"/>
    <w:rsid w:val="0088335E"/>
    <w:rsid w:val="00894978"/>
    <w:rsid w:val="008970E0"/>
    <w:rsid w:val="008A1C1B"/>
    <w:rsid w:val="008A399A"/>
    <w:rsid w:val="008B38B6"/>
    <w:rsid w:val="008C3170"/>
    <w:rsid w:val="008D1A74"/>
    <w:rsid w:val="008D2388"/>
    <w:rsid w:val="008D5971"/>
    <w:rsid w:val="008E054B"/>
    <w:rsid w:val="008E4B76"/>
    <w:rsid w:val="008F1F47"/>
    <w:rsid w:val="008F22CA"/>
    <w:rsid w:val="00900072"/>
    <w:rsid w:val="00907520"/>
    <w:rsid w:val="0091485B"/>
    <w:rsid w:val="00916072"/>
    <w:rsid w:val="009466BB"/>
    <w:rsid w:val="0094696E"/>
    <w:rsid w:val="00946EE5"/>
    <w:rsid w:val="00954A49"/>
    <w:rsid w:val="00954D23"/>
    <w:rsid w:val="009635AC"/>
    <w:rsid w:val="00966E1E"/>
    <w:rsid w:val="009811D8"/>
    <w:rsid w:val="00982EB4"/>
    <w:rsid w:val="00987823"/>
    <w:rsid w:val="00991108"/>
    <w:rsid w:val="009949A0"/>
    <w:rsid w:val="009A0F08"/>
    <w:rsid w:val="009A4062"/>
    <w:rsid w:val="009A4DD5"/>
    <w:rsid w:val="009C193F"/>
    <w:rsid w:val="009D447C"/>
    <w:rsid w:val="009E6BDE"/>
    <w:rsid w:val="009F0D2E"/>
    <w:rsid w:val="009F10E2"/>
    <w:rsid w:val="009F26FE"/>
    <w:rsid w:val="00A01547"/>
    <w:rsid w:val="00A01C2D"/>
    <w:rsid w:val="00A05CB9"/>
    <w:rsid w:val="00A274F0"/>
    <w:rsid w:val="00A35BD0"/>
    <w:rsid w:val="00A53C22"/>
    <w:rsid w:val="00A552CF"/>
    <w:rsid w:val="00A57792"/>
    <w:rsid w:val="00A62560"/>
    <w:rsid w:val="00A6351E"/>
    <w:rsid w:val="00A64DB0"/>
    <w:rsid w:val="00A662F3"/>
    <w:rsid w:val="00A66740"/>
    <w:rsid w:val="00A712EE"/>
    <w:rsid w:val="00A71C30"/>
    <w:rsid w:val="00A7247F"/>
    <w:rsid w:val="00A74D70"/>
    <w:rsid w:val="00A7514E"/>
    <w:rsid w:val="00A76081"/>
    <w:rsid w:val="00A90D23"/>
    <w:rsid w:val="00A95B32"/>
    <w:rsid w:val="00A97794"/>
    <w:rsid w:val="00AA0FC4"/>
    <w:rsid w:val="00AA2931"/>
    <w:rsid w:val="00AA6644"/>
    <w:rsid w:val="00AA7540"/>
    <w:rsid w:val="00AB30C9"/>
    <w:rsid w:val="00AB4162"/>
    <w:rsid w:val="00AB722C"/>
    <w:rsid w:val="00AC0036"/>
    <w:rsid w:val="00AC1755"/>
    <w:rsid w:val="00AC4E3B"/>
    <w:rsid w:val="00AC5DB8"/>
    <w:rsid w:val="00AD441A"/>
    <w:rsid w:val="00AE0A84"/>
    <w:rsid w:val="00AE31DB"/>
    <w:rsid w:val="00AE7170"/>
    <w:rsid w:val="00AE78CB"/>
    <w:rsid w:val="00AE7BB1"/>
    <w:rsid w:val="00AF2415"/>
    <w:rsid w:val="00AF602F"/>
    <w:rsid w:val="00B0386D"/>
    <w:rsid w:val="00B054B5"/>
    <w:rsid w:val="00B05769"/>
    <w:rsid w:val="00B1493E"/>
    <w:rsid w:val="00B14FFC"/>
    <w:rsid w:val="00B159B4"/>
    <w:rsid w:val="00B35E27"/>
    <w:rsid w:val="00B45D64"/>
    <w:rsid w:val="00B46ED2"/>
    <w:rsid w:val="00B55317"/>
    <w:rsid w:val="00B55E00"/>
    <w:rsid w:val="00B616BC"/>
    <w:rsid w:val="00B618D8"/>
    <w:rsid w:val="00B6431C"/>
    <w:rsid w:val="00B8435E"/>
    <w:rsid w:val="00B84911"/>
    <w:rsid w:val="00B908B4"/>
    <w:rsid w:val="00B93554"/>
    <w:rsid w:val="00BA0559"/>
    <w:rsid w:val="00BA2C0A"/>
    <w:rsid w:val="00BA557D"/>
    <w:rsid w:val="00BA7013"/>
    <w:rsid w:val="00BB2826"/>
    <w:rsid w:val="00BC029B"/>
    <w:rsid w:val="00BC30F0"/>
    <w:rsid w:val="00BC3994"/>
    <w:rsid w:val="00BC7A78"/>
    <w:rsid w:val="00BD08BF"/>
    <w:rsid w:val="00BE342F"/>
    <w:rsid w:val="00BF253C"/>
    <w:rsid w:val="00C10340"/>
    <w:rsid w:val="00C16D3C"/>
    <w:rsid w:val="00C240BB"/>
    <w:rsid w:val="00C249A1"/>
    <w:rsid w:val="00C25E17"/>
    <w:rsid w:val="00C264EE"/>
    <w:rsid w:val="00C3433F"/>
    <w:rsid w:val="00C37DC5"/>
    <w:rsid w:val="00C406FF"/>
    <w:rsid w:val="00C440E8"/>
    <w:rsid w:val="00C51C70"/>
    <w:rsid w:val="00C57FD8"/>
    <w:rsid w:val="00C62FDB"/>
    <w:rsid w:val="00C66589"/>
    <w:rsid w:val="00C67B8B"/>
    <w:rsid w:val="00C90347"/>
    <w:rsid w:val="00C92319"/>
    <w:rsid w:val="00C97211"/>
    <w:rsid w:val="00CA111D"/>
    <w:rsid w:val="00CA1B8B"/>
    <w:rsid w:val="00CC07ED"/>
    <w:rsid w:val="00CC1321"/>
    <w:rsid w:val="00CC634F"/>
    <w:rsid w:val="00CE3513"/>
    <w:rsid w:val="00CE5FBE"/>
    <w:rsid w:val="00CF55CB"/>
    <w:rsid w:val="00D04BDB"/>
    <w:rsid w:val="00D072BF"/>
    <w:rsid w:val="00D077BF"/>
    <w:rsid w:val="00D10E24"/>
    <w:rsid w:val="00D1419F"/>
    <w:rsid w:val="00D14CF5"/>
    <w:rsid w:val="00D17DE5"/>
    <w:rsid w:val="00D23529"/>
    <w:rsid w:val="00D2357C"/>
    <w:rsid w:val="00D2423C"/>
    <w:rsid w:val="00D2484C"/>
    <w:rsid w:val="00D262E6"/>
    <w:rsid w:val="00D27D1B"/>
    <w:rsid w:val="00D32C25"/>
    <w:rsid w:val="00D34164"/>
    <w:rsid w:val="00D50B0F"/>
    <w:rsid w:val="00D51F79"/>
    <w:rsid w:val="00D52777"/>
    <w:rsid w:val="00D56818"/>
    <w:rsid w:val="00D60B16"/>
    <w:rsid w:val="00D72BE3"/>
    <w:rsid w:val="00D752F9"/>
    <w:rsid w:val="00D77EF6"/>
    <w:rsid w:val="00D813BF"/>
    <w:rsid w:val="00D835A2"/>
    <w:rsid w:val="00D87399"/>
    <w:rsid w:val="00D924E9"/>
    <w:rsid w:val="00D97C5B"/>
    <w:rsid w:val="00DA1AAB"/>
    <w:rsid w:val="00DA3B78"/>
    <w:rsid w:val="00DA57BC"/>
    <w:rsid w:val="00DA5EC0"/>
    <w:rsid w:val="00DC3276"/>
    <w:rsid w:val="00DC525D"/>
    <w:rsid w:val="00DD6140"/>
    <w:rsid w:val="00DE3FC8"/>
    <w:rsid w:val="00E15F6A"/>
    <w:rsid w:val="00E217C4"/>
    <w:rsid w:val="00E246F2"/>
    <w:rsid w:val="00E26573"/>
    <w:rsid w:val="00E3089B"/>
    <w:rsid w:val="00E31461"/>
    <w:rsid w:val="00E413B0"/>
    <w:rsid w:val="00E47579"/>
    <w:rsid w:val="00E56F5C"/>
    <w:rsid w:val="00E601BF"/>
    <w:rsid w:val="00E60E9B"/>
    <w:rsid w:val="00E61271"/>
    <w:rsid w:val="00E62D7C"/>
    <w:rsid w:val="00E67597"/>
    <w:rsid w:val="00E85E9C"/>
    <w:rsid w:val="00E86392"/>
    <w:rsid w:val="00E9041C"/>
    <w:rsid w:val="00E923DF"/>
    <w:rsid w:val="00E938DC"/>
    <w:rsid w:val="00E9699C"/>
    <w:rsid w:val="00EA0D03"/>
    <w:rsid w:val="00EA5781"/>
    <w:rsid w:val="00EB5A4A"/>
    <w:rsid w:val="00EC1B09"/>
    <w:rsid w:val="00EC743E"/>
    <w:rsid w:val="00EC78BE"/>
    <w:rsid w:val="00ED5733"/>
    <w:rsid w:val="00ED5D37"/>
    <w:rsid w:val="00EE533F"/>
    <w:rsid w:val="00EF58BE"/>
    <w:rsid w:val="00EF6812"/>
    <w:rsid w:val="00F00A7E"/>
    <w:rsid w:val="00F01EFD"/>
    <w:rsid w:val="00F0205F"/>
    <w:rsid w:val="00F06BD0"/>
    <w:rsid w:val="00F06C3C"/>
    <w:rsid w:val="00F127DA"/>
    <w:rsid w:val="00F137B5"/>
    <w:rsid w:val="00F14E83"/>
    <w:rsid w:val="00F16D80"/>
    <w:rsid w:val="00F20EFD"/>
    <w:rsid w:val="00F21ED0"/>
    <w:rsid w:val="00F2297A"/>
    <w:rsid w:val="00F41729"/>
    <w:rsid w:val="00F44F45"/>
    <w:rsid w:val="00F46475"/>
    <w:rsid w:val="00F514EE"/>
    <w:rsid w:val="00F545D1"/>
    <w:rsid w:val="00F54AD0"/>
    <w:rsid w:val="00F55514"/>
    <w:rsid w:val="00F569F3"/>
    <w:rsid w:val="00F6205C"/>
    <w:rsid w:val="00F63166"/>
    <w:rsid w:val="00F67CC9"/>
    <w:rsid w:val="00F71132"/>
    <w:rsid w:val="00F72F13"/>
    <w:rsid w:val="00F74AE9"/>
    <w:rsid w:val="00F83BD5"/>
    <w:rsid w:val="00F870B7"/>
    <w:rsid w:val="00F900A0"/>
    <w:rsid w:val="00F90AB6"/>
    <w:rsid w:val="00F925FB"/>
    <w:rsid w:val="00F976C0"/>
    <w:rsid w:val="00F97AA3"/>
    <w:rsid w:val="00FA168B"/>
    <w:rsid w:val="00FA17B7"/>
    <w:rsid w:val="00FA2BB9"/>
    <w:rsid w:val="00FA4706"/>
    <w:rsid w:val="00FA7582"/>
    <w:rsid w:val="00FB27AE"/>
    <w:rsid w:val="00FC2032"/>
    <w:rsid w:val="00FC270A"/>
    <w:rsid w:val="00FC4E6A"/>
    <w:rsid w:val="00FC5C6F"/>
    <w:rsid w:val="00FC7C92"/>
    <w:rsid w:val="00FD4DB1"/>
    <w:rsid w:val="00FD6853"/>
    <w:rsid w:val="00FD6CD3"/>
    <w:rsid w:val="00FF0B50"/>
    <w:rsid w:val="00FF40D1"/>
    <w:rsid w:val="00FF5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13747"/>
  <w15:chartTrackingRefBased/>
  <w15:docId w15:val="{EDD83925-CA11-4207-A78F-50F08840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2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E90"/>
    <w:rPr>
      <w:rFonts w:eastAsiaTheme="majorEastAsia" w:cstheme="majorBidi"/>
      <w:color w:val="272727" w:themeColor="text1" w:themeTint="D8"/>
    </w:rPr>
  </w:style>
  <w:style w:type="paragraph" w:styleId="Title">
    <w:name w:val="Title"/>
    <w:basedOn w:val="Normal"/>
    <w:next w:val="Normal"/>
    <w:link w:val="TitleChar"/>
    <w:uiPriority w:val="10"/>
    <w:qFormat/>
    <w:rsid w:val="00012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E90"/>
    <w:pPr>
      <w:spacing w:before="160"/>
      <w:jc w:val="center"/>
    </w:pPr>
    <w:rPr>
      <w:i/>
      <w:iCs/>
      <w:color w:val="404040" w:themeColor="text1" w:themeTint="BF"/>
    </w:rPr>
  </w:style>
  <w:style w:type="character" w:customStyle="1" w:styleId="QuoteChar">
    <w:name w:val="Quote Char"/>
    <w:basedOn w:val="DefaultParagraphFont"/>
    <w:link w:val="Quote"/>
    <w:uiPriority w:val="29"/>
    <w:rsid w:val="00012E90"/>
    <w:rPr>
      <w:i/>
      <w:iCs/>
      <w:color w:val="404040" w:themeColor="text1" w:themeTint="BF"/>
    </w:rPr>
  </w:style>
  <w:style w:type="paragraph" w:styleId="ListParagraph">
    <w:name w:val="List Paragraph"/>
    <w:basedOn w:val="Normal"/>
    <w:uiPriority w:val="34"/>
    <w:qFormat/>
    <w:rsid w:val="00012E90"/>
    <w:pPr>
      <w:ind w:left="720"/>
      <w:contextualSpacing/>
    </w:pPr>
  </w:style>
  <w:style w:type="character" w:styleId="IntenseEmphasis">
    <w:name w:val="Intense Emphasis"/>
    <w:basedOn w:val="DefaultParagraphFont"/>
    <w:uiPriority w:val="21"/>
    <w:qFormat/>
    <w:rsid w:val="00012E90"/>
    <w:rPr>
      <w:i/>
      <w:iCs/>
      <w:color w:val="2F5496" w:themeColor="accent1" w:themeShade="BF"/>
    </w:rPr>
  </w:style>
  <w:style w:type="paragraph" w:styleId="IntenseQuote">
    <w:name w:val="Intense Quote"/>
    <w:basedOn w:val="Normal"/>
    <w:next w:val="Normal"/>
    <w:link w:val="IntenseQuoteChar"/>
    <w:uiPriority w:val="30"/>
    <w:qFormat/>
    <w:rsid w:val="00012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E90"/>
    <w:rPr>
      <w:i/>
      <w:iCs/>
      <w:color w:val="2F5496" w:themeColor="accent1" w:themeShade="BF"/>
    </w:rPr>
  </w:style>
  <w:style w:type="character" w:styleId="IntenseReference">
    <w:name w:val="Intense Reference"/>
    <w:basedOn w:val="DefaultParagraphFont"/>
    <w:uiPriority w:val="32"/>
    <w:qFormat/>
    <w:rsid w:val="00012E90"/>
    <w:rPr>
      <w:b/>
      <w:bCs/>
      <w:smallCaps/>
      <w:color w:val="2F5496" w:themeColor="accent1" w:themeShade="BF"/>
      <w:spacing w:val="5"/>
    </w:rPr>
  </w:style>
  <w:style w:type="paragraph" w:styleId="Header">
    <w:name w:val="header"/>
    <w:basedOn w:val="Normal"/>
    <w:link w:val="HeaderChar"/>
    <w:uiPriority w:val="99"/>
    <w:unhideWhenUsed/>
    <w:rsid w:val="00CE35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513"/>
  </w:style>
  <w:style w:type="paragraph" w:styleId="Footer">
    <w:name w:val="footer"/>
    <w:basedOn w:val="Normal"/>
    <w:link w:val="FooterChar"/>
    <w:uiPriority w:val="99"/>
    <w:unhideWhenUsed/>
    <w:rsid w:val="00CE35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513"/>
  </w:style>
  <w:style w:type="table" w:styleId="TableGrid">
    <w:name w:val="Table Grid"/>
    <w:basedOn w:val="TableNormal"/>
    <w:uiPriority w:val="39"/>
    <w:rsid w:val="001B4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A7CEB"/>
    <w:rPr>
      <w:rFonts w:ascii="Times New Roman" w:hAnsi="Times New Roman" w:cs="Times New Roman"/>
      <w:sz w:val="24"/>
      <w:szCs w:val="24"/>
    </w:rPr>
  </w:style>
  <w:style w:type="paragraph" w:styleId="NoSpacing">
    <w:name w:val="No Spacing"/>
    <w:uiPriority w:val="1"/>
    <w:qFormat/>
    <w:rsid w:val="000E1394"/>
    <w:pPr>
      <w:spacing w:after="0" w:line="240" w:lineRule="auto"/>
    </w:pPr>
  </w:style>
  <w:style w:type="character" w:styleId="Strong">
    <w:name w:val="Strong"/>
    <w:basedOn w:val="DefaultParagraphFont"/>
    <w:uiPriority w:val="22"/>
    <w:qFormat/>
    <w:rsid w:val="00C37DC5"/>
    <w:rPr>
      <w:b/>
      <w:bCs/>
    </w:rPr>
  </w:style>
  <w:style w:type="character" w:styleId="Hyperlink">
    <w:name w:val="Hyperlink"/>
    <w:basedOn w:val="DefaultParagraphFont"/>
    <w:uiPriority w:val="99"/>
    <w:unhideWhenUsed/>
    <w:rsid w:val="00341BD6"/>
    <w:rPr>
      <w:color w:val="0563C1" w:themeColor="hyperlink"/>
      <w:u w:val="single"/>
    </w:rPr>
  </w:style>
  <w:style w:type="character" w:styleId="UnresolvedMention">
    <w:name w:val="Unresolved Mention"/>
    <w:basedOn w:val="DefaultParagraphFont"/>
    <w:uiPriority w:val="99"/>
    <w:semiHidden/>
    <w:unhideWhenUsed/>
    <w:rsid w:val="00341BD6"/>
    <w:rPr>
      <w:color w:val="605E5C"/>
      <w:shd w:val="clear" w:color="auto" w:fill="E1DFDD"/>
    </w:rPr>
  </w:style>
  <w:style w:type="character" w:styleId="PlaceholderText">
    <w:name w:val="Placeholder Text"/>
    <w:basedOn w:val="DefaultParagraphFont"/>
    <w:uiPriority w:val="99"/>
    <w:semiHidden/>
    <w:rsid w:val="00A97794"/>
    <w:rPr>
      <w:color w:val="666666"/>
    </w:rPr>
  </w:style>
  <w:style w:type="character" w:styleId="PageNumber">
    <w:name w:val="page number"/>
    <w:basedOn w:val="DefaultParagraphFont"/>
    <w:uiPriority w:val="99"/>
    <w:unhideWhenUsed/>
    <w:rsid w:val="00072D53"/>
  </w:style>
  <w:style w:type="paragraph" w:styleId="BodyText">
    <w:name w:val="Body Text"/>
    <w:basedOn w:val="Normal"/>
    <w:link w:val="BodyTextChar"/>
    <w:uiPriority w:val="99"/>
    <w:semiHidden/>
    <w:unhideWhenUsed/>
    <w:rsid w:val="00590980"/>
    <w:pPr>
      <w:spacing w:after="120"/>
    </w:pPr>
  </w:style>
  <w:style w:type="character" w:customStyle="1" w:styleId="BodyTextChar">
    <w:name w:val="Body Text Char"/>
    <w:basedOn w:val="DefaultParagraphFont"/>
    <w:link w:val="BodyText"/>
    <w:uiPriority w:val="99"/>
    <w:semiHidden/>
    <w:rsid w:val="00590980"/>
  </w:style>
  <w:style w:type="character" w:styleId="LineNumber">
    <w:name w:val="line number"/>
    <w:basedOn w:val="DefaultParagraphFont"/>
    <w:uiPriority w:val="99"/>
    <w:semiHidden/>
    <w:unhideWhenUsed/>
    <w:rsid w:val="00A57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mygreatlearning.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codewithc.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1A0D7-C27F-47DF-A7C5-547DAC4C3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49</Pages>
  <Words>5989</Words>
  <Characters>34138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Rawat</dc:creator>
  <cp:keywords/>
  <dc:description/>
  <cp:lastModifiedBy>Aditya Yadav</cp:lastModifiedBy>
  <cp:revision>10</cp:revision>
  <dcterms:created xsi:type="dcterms:W3CDTF">2026-05-12T12:52:00Z</dcterms:created>
  <dcterms:modified xsi:type="dcterms:W3CDTF">2026-05-11T19:33:00Z</dcterms:modified>
</cp:coreProperties>
</file>